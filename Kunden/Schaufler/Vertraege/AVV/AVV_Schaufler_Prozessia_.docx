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D9D0C" w14:textId="71F08D2D" w:rsidR="00765A5A" w:rsidRPr="006E0B4D" w:rsidDel="00840FE7" w:rsidRDefault="006C2750" w:rsidP="006E0B4D">
      <w:pPr>
        <w:pStyle w:val="Muster-berschrift"/>
        <w:rPr>
          <w:del w:id="0" w:author="Sebastian Spuhler" w:date="2026-06-30T14:09:00Z" w16du:dateUtc="2026-06-30T12:09:00Z"/>
          <w:rStyle w:val="berschrift1Zchn"/>
        </w:rPr>
      </w:pPr>
      <w:del w:id="1" w:author="Sebastian Spuhler" w:date="2026-06-30T14:09:00Z" w16du:dateUtc="2026-06-30T12:09:00Z">
        <w:r w:rsidDel="00840FE7">
          <w:delText>Mustervertrag zur Auftragsverarbeitung</w:delText>
        </w:r>
        <w:r w:rsidDel="00840FE7">
          <w:br/>
          <w:delText>gemäß Art. 28 DS-GVO (Stand Juni 2021)</w:delText>
        </w:r>
      </w:del>
    </w:p>
    <w:p w14:paraId="5EAEB15F" w14:textId="77777777" w:rsidR="007950A5" w:rsidDel="00840FE7" w:rsidRDefault="007950A5" w:rsidP="007950A5">
      <w:pPr>
        <w:rPr>
          <w:del w:id="2" w:author="Sebastian Spuhler" w:date="2026-06-30T14:10:00Z" w16du:dateUtc="2026-06-30T12:10:00Z"/>
        </w:rPr>
      </w:pPr>
    </w:p>
    <w:p w14:paraId="6ED76572" w14:textId="77777777" w:rsidR="006B553E" w:rsidDel="00840FE7" w:rsidRDefault="006B553E" w:rsidP="00275541">
      <w:pPr>
        <w:pStyle w:val="Muster-Hinweis"/>
        <w:rPr>
          <w:del w:id="3" w:author="Sebastian Spuhler" w:date="2026-06-30T14:09:00Z" w16du:dateUtc="2026-06-30T12:09:00Z"/>
          <w:b/>
        </w:rPr>
      </w:pPr>
    </w:p>
    <w:p w14:paraId="532495A0" w14:textId="37C1B73C" w:rsidR="00275541" w:rsidDel="00840FE7" w:rsidRDefault="00275541" w:rsidP="00767392">
      <w:pPr>
        <w:pStyle w:val="Muster-Hinweis"/>
        <w:pBdr>
          <w:top w:val="single" w:sz="4" w:space="1" w:color="auto"/>
          <w:left w:val="single" w:sz="4" w:space="4" w:color="auto"/>
          <w:bottom w:val="single" w:sz="4" w:space="1" w:color="auto"/>
          <w:right w:val="single" w:sz="4" w:space="4" w:color="auto"/>
        </w:pBdr>
        <w:rPr>
          <w:del w:id="4" w:author="Sebastian Spuhler" w:date="2026-06-30T14:09:00Z" w16du:dateUtc="2026-06-30T12:09:00Z"/>
        </w:rPr>
      </w:pPr>
      <w:del w:id="5" w:author="Sebastian Spuhler" w:date="2026-06-30T14:09:00Z" w16du:dateUtc="2026-06-30T12:09:00Z">
        <w:r w:rsidDel="00840FE7">
          <w:delText xml:space="preserve">Das nachfolgende Muster stellt ein allgemeines Muster zur Auftragsverarbeitung dar und ist im Einzelfall an die Bedürfnisse der Vertragsparteien anzupassen. </w:delText>
        </w:r>
      </w:del>
    </w:p>
    <w:p w14:paraId="3D8D01C7" w14:textId="0309F636" w:rsidR="00275541" w:rsidDel="00840FE7" w:rsidRDefault="00275541" w:rsidP="00767392">
      <w:pPr>
        <w:pStyle w:val="Muster-Hinweis"/>
        <w:pBdr>
          <w:top w:val="single" w:sz="4" w:space="1" w:color="auto"/>
          <w:left w:val="single" w:sz="4" w:space="4" w:color="auto"/>
          <w:bottom w:val="single" w:sz="4" w:space="1" w:color="auto"/>
          <w:right w:val="single" w:sz="4" w:space="4" w:color="auto"/>
        </w:pBdr>
        <w:rPr>
          <w:del w:id="6" w:author="Sebastian Spuhler" w:date="2026-06-30T14:09:00Z" w16du:dateUtc="2026-06-30T12:09:00Z"/>
        </w:rPr>
      </w:pPr>
      <w:del w:id="7" w:author="Sebastian Spuhler" w:date="2026-06-30T14:09:00Z" w16du:dateUtc="2026-06-30T12:09:00Z">
        <w:r w:rsidDel="00840FE7">
          <w:delText xml:space="preserve">Die einzelnen Festlegungen nach Art. 28 Abs. 3 DS-GVO sollten im Übrigen vollständig in die Vereinbarung übernommen und wie eine Checkliste abgearbeitet werden. Die für das konkrete Dienstleistungsverhältnis zutreffenden Alternativen sollten angekreuzt werden. Leerfelder sind ggf. entsprechend des konkreten Auftrags auszufüllen. Vergütungs- und Haftungsregelungen zu den einzelnen Leistungen des Auftragnehmers sollten im Hauptvertrag vereinbart werden. </w:delText>
        </w:r>
      </w:del>
    </w:p>
    <w:p w14:paraId="658A0349" w14:textId="77777777" w:rsidR="00526FE1" w:rsidRDefault="00526FE1" w:rsidP="00275541">
      <w:pPr>
        <w:pStyle w:val="Muster-Hinweis"/>
        <w:rPr>
          <w:rFonts w:cstheme="minorHAnsi"/>
        </w:rPr>
      </w:pPr>
    </w:p>
    <w:p w14:paraId="7AACF91C" w14:textId="6AD75F32" w:rsidR="00275541" w:rsidRDefault="00275541" w:rsidP="00526FE1">
      <w:pPr>
        <w:rPr>
          <w:rFonts w:cstheme="minorHAnsi"/>
        </w:rPr>
      </w:pPr>
    </w:p>
    <w:p w14:paraId="636C014A" w14:textId="77777777" w:rsidR="00767392" w:rsidRDefault="00767392" w:rsidP="00526FE1">
      <w:pPr>
        <w:rPr>
          <w:rFonts w:cstheme="minorHAnsi"/>
        </w:rPr>
      </w:pPr>
    </w:p>
    <w:p w14:paraId="65F886E7" w14:textId="77777777" w:rsidR="004616AC" w:rsidRPr="0008415F" w:rsidRDefault="004616AC" w:rsidP="00526FE1">
      <w:pPr>
        <w:rPr>
          <w:rFonts w:cstheme="minorHAnsi"/>
        </w:rPr>
      </w:pPr>
    </w:p>
    <w:p w14:paraId="58DD8F19" w14:textId="77777777" w:rsidR="00526FE1" w:rsidRDefault="00526FE1" w:rsidP="00526FE1">
      <w:pPr>
        <w:pStyle w:val="berschrift10"/>
        <w:shd w:val="clear" w:color="auto" w:fill="C5E0B3" w:themeFill="accent6" w:themeFillTint="66"/>
        <w:spacing w:after="0"/>
        <w:jc w:val="center"/>
        <w:rPr>
          <w:rFonts w:cstheme="minorHAnsi"/>
          <w:szCs w:val="28"/>
        </w:rPr>
      </w:pPr>
    </w:p>
    <w:p w14:paraId="46C78986" w14:textId="77777777" w:rsidR="00526FE1" w:rsidRPr="00825654" w:rsidRDefault="00526FE1" w:rsidP="00526FE1">
      <w:pPr>
        <w:pStyle w:val="berschrift10"/>
        <w:shd w:val="clear" w:color="auto" w:fill="C5E0B3" w:themeFill="accent6" w:themeFillTint="66"/>
        <w:spacing w:after="0"/>
        <w:jc w:val="center"/>
        <w:rPr>
          <w:rFonts w:cstheme="minorHAnsi"/>
          <w:sz w:val="36"/>
          <w:szCs w:val="36"/>
        </w:rPr>
      </w:pPr>
      <w:r>
        <w:rPr>
          <w:rFonts w:cstheme="minorHAnsi"/>
          <w:sz w:val="36"/>
          <w:szCs w:val="36"/>
        </w:rPr>
        <w:t>Vertrag</w:t>
      </w:r>
    </w:p>
    <w:p w14:paraId="6FF3B28B" w14:textId="77777777" w:rsidR="00526FE1" w:rsidRPr="00527447" w:rsidRDefault="00526FE1" w:rsidP="00825654">
      <w:pPr>
        <w:pStyle w:val="berschrift10"/>
        <w:shd w:val="clear" w:color="auto" w:fill="C5E0B3" w:themeFill="accent6" w:themeFillTint="66"/>
        <w:tabs>
          <w:tab w:val="left" w:pos="6660"/>
        </w:tabs>
        <w:jc w:val="center"/>
        <w:rPr>
          <w:rFonts w:cstheme="minorHAnsi"/>
          <w:szCs w:val="28"/>
        </w:rPr>
      </w:pPr>
    </w:p>
    <w:p w14:paraId="731568AB" w14:textId="77777777" w:rsidR="006C2750" w:rsidRPr="00825654" w:rsidRDefault="0073360C" w:rsidP="0049043C">
      <w:pPr>
        <w:pStyle w:val="Muster-Text"/>
        <w:jc w:val="center"/>
      </w:pPr>
      <w:r>
        <w:t>Zwischen dem/der</w:t>
      </w:r>
    </w:p>
    <w:p w14:paraId="175D50CC" w14:textId="77777777" w:rsidR="007950A5" w:rsidRPr="00825654" w:rsidRDefault="007950A5" w:rsidP="0049043C">
      <w:pPr>
        <w:pStyle w:val="Muster-Text"/>
        <w:jc w:val="center"/>
      </w:pPr>
    </w:p>
    <w:p w14:paraId="71F17281" w14:textId="77777777" w:rsidR="006C2750" w:rsidRPr="00825654" w:rsidRDefault="006C2750" w:rsidP="0049043C">
      <w:pPr>
        <w:pStyle w:val="Muster-Text"/>
        <w:jc w:val="center"/>
      </w:pPr>
      <w:r>
        <w:t>Schaufler Tooling GmbH &amp; Co. KG, Goethestraße 72, 89150 Laichingen, vertreten durch die Geschäftsführung</w:t>
      </w:r>
      <w:r>
        <w:br/>
        <w:t xml:space="preserve"> - Verantwortlicher - nachstehend Auftraggeber genannt -</w:t>
      </w:r>
    </w:p>
    <w:p w14:paraId="56C2BB3E" w14:textId="77777777" w:rsidR="007950A5" w:rsidRPr="00825654" w:rsidRDefault="007950A5" w:rsidP="0049043C">
      <w:pPr>
        <w:pStyle w:val="Muster-Text"/>
        <w:jc w:val="center"/>
      </w:pPr>
    </w:p>
    <w:p w14:paraId="07962772" w14:textId="77777777" w:rsidR="006C2750" w:rsidRPr="00825654" w:rsidRDefault="0073360C" w:rsidP="0049043C">
      <w:pPr>
        <w:pStyle w:val="Muster-Text"/>
        <w:jc w:val="center"/>
      </w:pPr>
      <w:r>
        <w:t>und dem/der</w:t>
      </w:r>
    </w:p>
    <w:p w14:paraId="267405CD" w14:textId="77777777" w:rsidR="007950A5" w:rsidRPr="00825654" w:rsidRDefault="007950A5" w:rsidP="0049043C">
      <w:pPr>
        <w:pStyle w:val="Muster-Text"/>
        <w:jc w:val="center"/>
      </w:pPr>
    </w:p>
    <w:p w14:paraId="4C0F4497" w14:textId="77777777" w:rsidR="007950A5" w:rsidRPr="00825654" w:rsidRDefault="006C2750" w:rsidP="0049043C">
      <w:pPr>
        <w:pStyle w:val="Muster-Text"/>
        <w:jc w:val="center"/>
      </w:pPr>
      <w:r>
        <w:t>Prozessia GbR, Campus Starterzentrum Gebäude A1 1, 66123 Saarbrücken, vertreten durch Mohamed-Amin Douioui und Sebastian Spuhler</w:t>
      </w:r>
      <w:r>
        <w:br/>
        <w:t>- Auftragsverarbeiter - nachstehend Auftragnehmer genannt -</w:t>
      </w:r>
      <w:r>
        <w:br/>
      </w:r>
    </w:p>
    <w:p w14:paraId="00C73AC3" w14:textId="77777777" w:rsidR="006C2750" w:rsidRDefault="006C2750" w:rsidP="006C2750">
      <w:pPr>
        <w:rPr>
          <w:rFonts w:cs="Calibri"/>
          <w:szCs w:val="24"/>
          <w:lang w:eastAsia="de-DE"/>
        </w:rPr>
      </w:pPr>
    </w:p>
    <w:p w14:paraId="7625FF83" w14:textId="77777777" w:rsidR="006B553E" w:rsidRPr="00825654" w:rsidRDefault="006B553E" w:rsidP="006C2750">
      <w:pPr>
        <w:rPr>
          <w:rFonts w:cs="Calibri"/>
          <w:szCs w:val="24"/>
          <w:lang w:eastAsia="de-DE"/>
        </w:rPr>
      </w:pPr>
    </w:p>
    <w:p w14:paraId="2AC83908" w14:textId="77777777" w:rsidR="006C2750" w:rsidRDefault="006C2750" w:rsidP="00663021">
      <w:pPr>
        <w:pStyle w:val="Muster-Text"/>
      </w:pPr>
    </w:p>
    <w:p w14:paraId="5E40B142" w14:textId="77777777" w:rsidR="006B553E" w:rsidRPr="00825654" w:rsidRDefault="006B553E" w:rsidP="00663021">
      <w:pPr>
        <w:pStyle w:val="Muster-Text"/>
      </w:pPr>
    </w:p>
    <w:p w14:paraId="72DD2A82" w14:textId="50B2291E" w:rsidR="006C2750" w:rsidRPr="00F71A46" w:rsidRDefault="006C2750" w:rsidP="00C61ABD">
      <w:pPr>
        <w:pStyle w:val="Muster-Nummerierung1"/>
      </w:pPr>
      <w:r>
        <w:t>Gegenstand und Dauer des Vertrags</w:t>
      </w:r>
    </w:p>
    <w:p w14:paraId="29B4AEE5" w14:textId="032B82CC" w:rsidR="006C2750" w:rsidRPr="00663021" w:rsidDel="00EF358C" w:rsidRDefault="00663021" w:rsidP="00301D50">
      <w:pPr>
        <w:pStyle w:val="Muster-Text"/>
        <w:ind w:left="567" w:hanging="567"/>
        <w:rPr>
          <w:b/>
          <w:bCs/>
        </w:rPr>
      </w:pPr>
      <w:r>
        <w:rPr>
          <w:b/>
          <w:bCs/>
        </w:rPr>
        <w:t>(1)</w:t>
      </w:r>
      <w:r>
        <w:rPr>
          <w:b/>
          <w:bCs/>
        </w:rPr>
        <w:tab/>
        <w:t>Gegenstand</w:t>
      </w:r>
    </w:p>
    <w:p w14:paraId="6E501F52" w14:textId="5E6B677C" w:rsidR="006C2750" w:rsidDel="00EF358C" w:rsidRDefault="006C2750" w:rsidP="00655F7F">
      <w:pPr>
        <w:pStyle w:val="Muster-Text"/>
        <w:ind w:left="567"/>
      </w:pPr>
    </w:p>
    <w:p w14:paraId="12CE814E" w14:textId="7E8B07D2" w:rsidR="006C2750" w:rsidDel="00EF358C" w:rsidRDefault="006C2750" w:rsidP="001F1C8F">
      <w:pPr>
        <w:pStyle w:val="Muster-Aufzhlung"/>
        <w:rPr>
          <w:rFonts w:cs="Arial"/>
        </w:rPr>
      </w:pPr>
      <w:r>
        <w:t xml:space="preserve">Gegenstand des Vertrags zum Datenumgang ist die Durchführung folgender Aufgaben durch den Auftragnehmer: </w:t>
      </w:r>
      <w:r>
        <w:rPr>
          <w:rFonts w:cs="Arial"/>
        </w:rPr>
        <w:t>Entwicklung, Bereitstellung und Betrieb eines softwarebasierten „Beschaffungsagenten“ zur (teil-)automatisierten Verarbeitung von Beschaffungsdokumenten (u. a. Auftragsbestätigungen, Lieferscheine, Versanddokumente) des Auftraggebers, einschließlich Dokumentenerkennung/-extraktion und Abgleich mit dem ERP-System des Auftraggebers sowie zugehöriger Betriebs- und Wartungsleistungen gemäß dem zwischen den Parteien geschlosse</w:t>
      </w:r>
      <w:r>
        <w:rPr>
          <w:rFonts w:cs="Arial"/>
        </w:rPr>
        <w:lastRenderedPageBreak/>
        <w:t>nen Service Level Agreement (SLA) zum Betrieb des Beschaffungsagenten, der Bestellung BEST-PROZESSIA-127412 vom 15.06.2026 sowie dem Angebot AG0024 vom 27.05.2026. (Beschreibung der Aufgaben)</w:t>
      </w:r>
    </w:p>
    <w:p w14:paraId="17435233" w14:textId="36B80E48" w:rsidR="008C7DA6" w:rsidRPr="001F436F" w:rsidDel="00EF358C" w:rsidRDefault="008C7DA6" w:rsidP="008C7DA6">
      <w:pPr>
        <w:pStyle w:val="Muster-Text"/>
      </w:pPr>
    </w:p>
    <w:p w14:paraId="0CB51F3C" w14:textId="3C8D4427" w:rsidR="006C2750" w:rsidRPr="00663021" w:rsidDel="00EF358C" w:rsidRDefault="00663021" w:rsidP="00301D50">
      <w:pPr>
        <w:pStyle w:val="Muster-Text"/>
        <w:ind w:left="567" w:hanging="567"/>
        <w:rPr>
          <w:b/>
          <w:bCs/>
          <w:u w:val="single"/>
        </w:rPr>
      </w:pPr>
      <w:r>
        <w:rPr>
          <w:b/>
          <w:bCs/>
        </w:rPr>
        <w:t>(2)</w:t>
      </w:r>
      <w:r>
        <w:rPr>
          <w:b/>
          <w:bCs/>
        </w:rPr>
        <w:tab/>
        <w:t>Dauer</w:t>
      </w:r>
    </w:p>
    <w:p w14:paraId="1DD2988A" w14:textId="2620B735" w:rsidR="006C2750" w:rsidDel="00EF358C" w:rsidRDefault="006C2750" w:rsidP="001F1C8F">
      <w:pPr>
        <w:pStyle w:val="Muster-Aufzhlung"/>
      </w:pPr>
      <w:r>
        <w:t xml:space="preserve">Die Dauer dieses Vertrags (Laufzeit) entspricht der Laufzeit des zwischen den Parteien bestehenden Service Level Agreements (SLA) zum Betrieb des Beschaffungsagenten. Dieser Vertrag tritt mit Unterzeichnung durch beide Parteien in Kraft, hat eine Mindestlaufzeit von zwölf Monaten und verlängert sich automatisch um jeweils weitere zwölf Monate, sofern er nicht von einer der Parteien schriftlich mit einer Frist von drei Monaten zum jeweiligen Vertragsende gekündigt wird – parallel und gleichlaufend zur Kündigung des SLA. Eine Kündigung dieses Vertrags ist nur gemeinsam mit einer Kündigung des SLA möglich; endet das SLA, endet auch dieser Vertrag zum selben Zeitpunkt. Die Möglichkeit zur fristlosen Kündigung aus wichtigem Grund bleibt hiervon unberührt. </w:t>
      </w:r>
    </w:p>
    <w:p w14:paraId="33329FE7" w14:textId="502120EE" w:rsidR="00927C15" w:rsidDel="00EF358C" w:rsidRDefault="00927C15" w:rsidP="00927C15">
      <w:pPr>
        <w:pStyle w:val="Muster-Text"/>
      </w:pPr>
    </w:p>
    <w:p w14:paraId="382D3C7B" w14:textId="71D1D7A0" w:rsidR="00927C15" w:rsidRPr="00663021" w:rsidDel="00EF358C" w:rsidRDefault="00927C15" w:rsidP="00927C15">
      <w:pPr>
        <w:pStyle w:val="Muster-Text"/>
        <w:rPr>
          <w:b/>
          <w:bCs/>
          <w:u w:val="single"/>
        </w:rPr>
      </w:pPr>
      <w:r>
        <w:t>(3) Der Vertrag gilt unbeschadet des vorstehenden Absatzes so lange, wie der Auftragnehmer personenbezogene Daten des Auftraggebers verarbeitet (einschließlich Backups).</w:t>
      </w:r>
      <w:r>
        <w:rPr>
          <w:b/>
          <w:bCs/>
          <w:u w:val="single"/>
        </w:rPr>
        <w:t xml:space="preserve"> </w:t>
      </w:r>
    </w:p>
    <w:p w14:paraId="3A76132D" w14:textId="1A4A13FB" w:rsidR="00927C15" w:rsidDel="00EF358C" w:rsidRDefault="00927C15" w:rsidP="00927C15">
      <w:pPr>
        <w:pStyle w:val="Muster-Text"/>
        <w:rPr>
          <w:rFonts w:cs="Arial"/>
        </w:rPr>
      </w:pPr>
    </w:p>
    <w:p w14:paraId="5ECA6CAE" w14:textId="5E2666C4" w:rsidR="00927C15" w:rsidRPr="00663021" w:rsidDel="00EF358C" w:rsidRDefault="00927C15" w:rsidP="00927C15">
      <w:pPr>
        <w:pStyle w:val="Muster-Text"/>
        <w:rPr>
          <w:b/>
          <w:bCs/>
          <w:u w:val="single"/>
        </w:rPr>
      </w:pPr>
      <w:r>
        <w:rPr>
          <w:rFonts w:cs="Arial"/>
        </w:rPr>
        <w:t xml:space="preserve">(4) </w:t>
      </w:r>
      <w:r>
        <w:t>Soweit sich aus anderen Vereinbarungen zwischen Auftraggeber und Auftragnehmer anderweitige Abreden zum Schutz personenbezogener Daten ergeben, soll dieser Vertrag zur Auftragsverarbeitung vorrangig gelten, es sei denn die Parteien vereinbaren ausdrücklich etwas anderes.</w:t>
      </w:r>
    </w:p>
    <w:p w14:paraId="16B8260E" w14:textId="22262AEE" w:rsidR="009B4D3F" w:rsidDel="00EF358C" w:rsidRDefault="009B4D3F">
      <w:pPr>
        <w:rPr>
          <w:szCs w:val="20"/>
          <w:lang w:eastAsia="de-DE"/>
        </w:rPr>
      </w:pPr>
      <w:r>
        <w:br w:type="page"/>
      </w:r>
    </w:p>
    <w:p w14:paraId="3198AE92" w14:textId="1B0C6F4D" w:rsidR="006C2750" w:rsidDel="00EF358C" w:rsidRDefault="006C2750" w:rsidP="00C61ABD">
      <w:pPr>
        <w:pStyle w:val="Muster-Nummerierung1"/>
      </w:pPr>
      <w:r>
        <w:lastRenderedPageBreak/>
        <w:t>Konkretisierung des Vertragsinhalts</w:t>
      </w:r>
    </w:p>
    <w:p w14:paraId="496DD574" w14:textId="44712C64" w:rsidR="006C2750" w:rsidRPr="00663021" w:rsidDel="00EF358C" w:rsidRDefault="00663021" w:rsidP="00655F7F">
      <w:pPr>
        <w:pStyle w:val="Muster-Text"/>
        <w:tabs>
          <w:tab w:val="left" w:pos="567"/>
        </w:tabs>
        <w:ind w:left="567" w:hanging="567"/>
        <w:rPr>
          <w:b/>
          <w:bCs/>
        </w:rPr>
      </w:pPr>
      <w:r>
        <w:rPr>
          <w:b/>
          <w:bCs/>
        </w:rPr>
        <w:t>(1)</w:t>
      </w:r>
      <w:r>
        <w:rPr>
          <w:b/>
          <w:bCs/>
        </w:rPr>
        <w:tab/>
        <w:t xml:space="preserve">Art und Zweck der vorgesehenen Verarbeitung von Daten </w:t>
      </w:r>
    </w:p>
    <w:p w14:paraId="07DB0DC9" w14:textId="666A148E" w:rsidR="006C2750" w:rsidDel="00EF358C" w:rsidRDefault="006C2750" w:rsidP="001F1C8F">
      <w:pPr>
        <w:pStyle w:val="Muster-Aufzhlung"/>
      </w:pPr>
      <w:r>
        <w:t>Nähere Beschreibung des Vertragsgegenstandes im Hinblick auf Art und Zweck der Aufgaben des Auftragnehmers: Der Auftragnehmer verarbeitet personenbezogene Daten ausschließlich zum Zweck der automatisierten Erkennung, Strukturierung und Weiterverarbeitung von Beschaffungsdokumenten (Auftragsbestätigungen, Lieferscheine, Versanddokumente) des Auftraggebers sowie zum Abgleich dieser Dokumente mit dem ERP-System des Auftraggebers, einschließlich der Nutzung von KI-Sprachmodellen (Azure OpenAI Service,</w:t>
      </w:r>
      <w:del w:id="8" w:author="Sebastian Spuhler" w:date="2026-06-30T14:22:00Z" w16du:dateUtc="2026-06-30T12:22:00Z">
        <w:r w:rsidDel="00922F9B">
          <w:delText xml:space="preserve"> </w:delText>
        </w:r>
      </w:del>
      <w:ins w:id="9" w:author="Sebastian Spuhler" w:date="2026-06-30T14:22:00Z" w16du:dateUtc="2026-06-30T12:22:00Z">
        <w:r w:rsidR="00922F9B">
          <w:t xml:space="preserve"> europäische Region</w:t>
        </w:r>
      </w:ins>
      <w:del w:id="10" w:author="Sebastian Spuhler" w:date="2026-06-30T14:22:00Z" w16du:dateUtc="2026-06-30T12:22:00Z">
        <w:r w:rsidDel="00922F9B">
          <w:delText>Region Sweden Central</w:delText>
        </w:r>
      </w:del>
      <w:r>
        <w:t>) zur Dokumentenanalyse, der Speicherung und Verarbeitung auf dedizierter Serverinfrastruktur (Hetzner, EU) und der Anbindung per VPN (WireGuard) an das System des Auftraggebers.</w:t>
      </w:r>
    </w:p>
    <w:p w14:paraId="79AC9455" w14:textId="1A41E49C" w:rsidR="008C7DA6" w:rsidDel="00EF358C" w:rsidRDefault="008C7DA6" w:rsidP="008C7DA6">
      <w:pPr>
        <w:pStyle w:val="Muster-Text"/>
      </w:pPr>
    </w:p>
    <w:p w14:paraId="6CC3898C" w14:textId="79E59CF6" w:rsidR="006C2750" w:rsidRPr="008C7DA6" w:rsidDel="00EF358C" w:rsidRDefault="006C2750" w:rsidP="004012E5">
      <w:pPr>
        <w:pStyle w:val="Muster-Text"/>
        <w:tabs>
          <w:tab w:val="left" w:pos="567"/>
        </w:tabs>
        <w:ind w:left="567" w:hanging="567"/>
        <w:rPr>
          <w:b/>
          <w:bCs/>
        </w:rPr>
      </w:pPr>
      <w:r>
        <w:rPr>
          <w:b/>
          <w:bCs/>
        </w:rPr>
        <w:t>(2)</w:t>
      </w:r>
      <w:r>
        <w:rPr>
          <w:b/>
          <w:bCs/>
        </w:rPr>
        <w:tab/>
        <w:t xml:space="preserve">Art der Daten </w:t>
      </w:r>
    </w:p>
    <w:p w14:paraId="07D86FCC" w14:textId="47D2E366" w:rsidR="006C2750" w:rsidDel="00EF358C" w:rsidRDefault="006C2750" w:rsidP="001F1C8F">
      <w:pPr>
        <w:pStyle w:val="Muster-Aufzhlung"/>
      </w:pPr>
      <w:r>
        <w:t>Gegenstand der Verarbeitung personenbezogener Daten sind folgende Datenarten/-kategorien (Aufzählung/Beschreibung der Datenkategorien)</w:t>
      </w:r>
    </w:p>
    <w:p w14:paraId="15459E95" w14:textId="158A6D43" w:rsidR="006C2750" w:rsidDel="00EF358C" w:rsidRDefault="006C2750" w:rsidP="00C92C2E">
      <w:pPr>
        <w:pStyle w:val="Muster-Aufzhlung2"/>
      </w:pPr>
      <w:r>
        <w:t xml:space="preserve">Bestell- und lieferbezogene Sachdaten (Bestellpositionsnummer, Preis, Liefertermin, Menge) </w:t>
      </w:r>
    </w:p>
    <w:p w14:paraId="2AE179D2" w14:textId="23A54E1A" w:rsidR="006C2750" w:rsidDel="00EF358C" w:rsidRDefault="006C2750" w:rsidP="00C92C2E">
      <w:pPr>
        <w:pStyle w:val="Muster-Aufzhlung2"/>
      </w:pPr>
      <w:r>
        <w:t>Firmenbezogene Stammdaten der Lieferanten (Firmenname)</w:t>
      </w:r>
    </w:p>
    <w:p w14:paraId="4C4ED4AE" w14:textId="365387CC" w:rsidR="0049043C" w:rsidRPr="003B39B3" w:rsidDel="00EF358C" w:rsidRDefault="0049043C" w:rsidP="0049043C">
      <w:pPr>
        <w:pStyle w:val="Muster-Text"/>
      </w:pPr>
    </w:p>
    <w:p w14:paraId="0741F387" w14:textId="61593C51" w:rsidR="006C2750" w:rsidRPr="001F1C8F" w:rsidDel="00EF358C" w:rsidRDefault="006C2750" w:rsidP="004012E5">
      <w:pPr>
        <w:pStyle w:val="Muster-Text"/>
        <w:ind w:left="567" w:hanging="567"/>
        <w:rPr>
          <w:b/>
          <w:bCs/>
        </w:rPr>
      </w:pPr>
      <w:r>
        <w:rPr>
          <w:b/>
          <w:bCs/>
        </w:rPr>
        <w:t>(3)</w:t>
      </w:r>
      <w:r>
        <w:rPr>
          <w:b/>
          <w:bCs/>
        </w:rPr>
        <w:tab/>
        <w:t>Kategorien betroffener Personen</w:t>
      </w:r>
    </w:p>
    <w:p w14:paraId="35566F8C" w14:textId="7BD960FA" w:rsidR="006C2750" w:rsidDel="00EF358C" w:rsidRDefault="006C2750" w:rsidP="001F1C8F">
      <w:pPr>
        <w:pStyle w:val="Muster-Aufzhlung"/>
      </w:pPr>
      <w:r>
        <w:t>Die Kategorien der durch die Verarbeitung betroffenen Personen umfassen:</w:t>
      </w:r>
    </w:p>
    <w:p w14:paraId="14414116" w14:textId="316F4336" w:rsidR="006C2750" w:rsidDel="00EF358C" w:rsidRDefault="006C2750" w:rsidP="00C92C2E">
      <w:pPr>
        <w:pStyle w:val="Muster-Aufzhlung2"/>
      </w:pPr>
      <w:r>
        <w:t>Lieferanten, soweit es sich um natürliche Personen bzw. Einzelunternehmer handelt (Firmenname als Firma des Einzelunternehmers)</w:t>
      </w:r>
    </w:p>
    <w:p w14:paraId="6D6D99C6" w14:textId="19173376" w:rsidR="000346E6" w:rsidDel="00EF358C" w:rsidRDefault="006C2750" w:rsidP="00C92C2E">
      <w:pPr>
        <w:pStyle w:val="Muster-Aufzhlung2"/>
      </w:pPr>
      <w:r>
        <w:t>Mitarbeitende/Ansprechpartner von Lieferanten, soweit deren Name vereinzelt und nicht zweckgerichtet auf den verarbeiteten Dokumenten (z. B. Sachbearbeitervermerk, Unterschrift) genannt ist; dies ist nicht Zweck der Verarbeitung, sondern allenfalls inzidentell der Fall</w:t>
      </w:r>
    </w:p>
    <w:p w14:paraId="445E24B7" w14:textId="43F44047" w:rsidR="00055069" w:rsidRDefault="00055069" w:rsidP="00055069">
      <w:pPr>
        <w:rPr>
          <w:rFonts w:ascii="Segoe UI" w:hAnsi="Segoe UI" w:cs="Segoe UI"/>
          <w:color w:val="333333"/>
          <w:shd w:val="clear" w:color="auto" w:fill="FFFFFF"/>
        </w:rPr>
      </w:pPr>
    </w:p>
    <w:p w14:paraId="63903ABF" w14:textId="77777777" w:rsidR="006C2750" w:rsidRPr="006227BB" w:rsidRDefault="006C2750" w:rsidP="00C61ABD">
      <w:pPr>
        <w:pStyle w:val="Muster-Nummerierung1"/>
      </w:pPr>
      <w:r>
        <w:t>Technisch-organisatorische Maßnahmen</w:t>
      </w:r>
    </w:p>
    <w:p w14:paraId="2F2AABBF" w14:textId="77777777" w:rsidR="00F17D06" w:rsidRDefault="00F17D06" w:rsidP="00F17D06">
      <w:pPr>
        <w:pStyle w:val="Muster-Text"/>
      </w:pPr>
      <w:r>
        <w:t>(1) Der Auftragnehmer ergreift in seinem Verantwortungsbereich alle erforderlichen technisch-organisatorische Maßnahmen gem. Art. 32 DS-GVO zum Schutz der personenbezogenen Daten und übergibt dem Auftraggeber die Dokumentation zur Prüfung [Anlage 1]. Bei Akzeptanz durch den Auftraggeber werden die dokumentierten Maßnahmen Grundlage des Vertrags.</w:t>
      </w:r>
    </w:p>
    <w:p w14:paraId="130B899E" w14:textId="77777777" w:rsidR="00F17D06" w:rsidRPr="0064668F" w:rsidRDefault="00F17D06" w:rsidP="00F17D06">
      <w:pPr>
        <w:pStyle w:val="Muster-Text"/>
      </w:pPr>
      <w:r>
        <w:lastRenderedPageBreak/>
        <w:t>(2) Soweit die Prüfung/ein Audit des Auftraggebers einen Anpassungsbedarf ergibt, ist dieser einvernehmlich umzusetzen.</w:t>
      </w:r>
    </w:p>
    <w:p w14:paraId="3CAB33F6" w14:textId="77777777" w:rsidR="00F17D06" w:rsidRDefault="00F17D06" w:rsidP="00F17D06">
      <w:pPr>
        <w:pStyle w:val="Muster-Text"/>
      </w:pPr>
      <w:r>
        <w:t xml:space="preserve">(3) Die vereinbarten technischen und organisatorischen Maßnahmen unterliegen dem technischen Fortschritt und der Weiterentwicklung. Insoweit ist es dem Auftragnehmer zukünftig gestattet, alternative adäquate Maßnahmen umzusetzen. Dabei darf das Sicherheitsniveau der festgelegten Maßnahmen nicht unterschritten werden. Über wesentliche Änderungen, die durch den Auftragnehmer zu dokumentieren sind, ist der Auftraggeber unverzüglich in Kenntnis zu setzten. </w:t>
      </w:r>
    </w:p>
    <w:p w14:paraId="71016D31" w14:textId="77777777" w:rsidR="00F17D06" w:rsidRPr="00F17D06" w:rsidRDefault="00F17D06" w:rsidP="00F17D06">
      <w:pPr>
        <w:pStyle w:val="Muster-Text"/>
      </w:pPr>
    </w:p>
    <w:p w14:paraId="5EC6DF18" w14:textId="77777777" w:rsidR="006C2750" w:rsidRPr="005000D0" w:rsidRDefault="000D7F47" w:rsidP="00C61ABD">
      <w:pPr>
        <w:pStyle w:val="Muster-Nummerierung1"/>
      </w:pPr>
      <w:r>
        <w:t>Rechte von betroffenen Personen</w:t>
      </w:r>
    </w:p>
    <w:p w14:paraId="0E6983F3" w14:textId="77777777" w:rsidR="000A64C4" w:rsidRDefault="000A64C4" w:rsidP="000A64C4">
      <w:pPr>
        <w:pStyle w:val="Muster-Text"/>
      </w:pPr>
      <w:r>
        <w:t>(1) Der Auftragnehmer unterstützt den Auftraggeber in seinem Verantwortungsbereich und soweit möglich mittels geeigneter technisch-organisatorischer Maßnahmen bei der Beantwortung und Umsetzung von Anträgen betroffener Personen hinsichtlich ihrer Datenschutzrechte. Er darf die Daten, die im Auftrag verarbeitet werden, nicht eigenmächtig, sondern nur nach dokumentierter Weisung des Auftraggebers beauskunften, portieren, berichtigen, löschen oder deren Verarbeitung einschränken. Soweit eine betroffene Person sich diesbezüglich unmittelbar an den Auftragnehmer wendet, wird der Auftragnehmer dieses Ersuchen unverzüglich an den Auftraggeber weiterleiten.</w:t>
      </w:r>
    </w:p>
    <w:p w14:paraId="00F7A7CB" w14:textId="77777777" w:rsidR="000A64C4" w:rsidRDefault="000A64C4" w:rsidP="000A64C4">
      <w:pPr>
        <w:pStyle w:val="Muster-Text"/>
      </w:pPr>
      <w:r>
        <w:t>(2) Soweit vom Leistungsumfang umfasst, sind die Rechte auf Auskunft, Berichtigung, Einschränkung der Verarbeitung, Löschung sowie Datenportabilität nach dokumentierter Weisung des Auftraggebers unmittelbar durch den Auftragnehmer sicherzustellen.</w:t>
      </w:r>
    </w:p>
    <w:p w14:paraId="37ECD829" w14:textId="77777777" w:rsidR="006C2750" w:rsidRDefault="006C2750" w:rsidP="006C2750"/>
    <w:p w14:paraId="142D6654" w14:textId="77777777" w:rsidR="006C2750" w:rsidRPr="005000D0" w:rsidRDefault="006C2750" w:rsidP="00C61ABD">
      <w:pPr>
        <w:pStyle w:val="Muster-Nummerierung1"/>
      </w:pPr>
      <w:r>
        <w:t>Qualitätssicherung und sonstige Pflichten des Auftragnehmers</w:t>
      </w:r>
    </w:p>
    <w:p w14:paraId="2CBB63C2" w14:textId="77777777" w:rsidR="00746B50" w:rsidRDefault="00746B50" w:rsidP="00984CC1">
      <w:pPr>
        <w:pStyle w:val="Muster-Text"/>
      </w:pPr>
      <w:r>
        <w:t>(1) Der Auftragnehmer hat, zusätzlich zu der Einhaltung der Regelungen dieses Vertrags, eigene gesetzliche Pflichten gemäß der DS-GVO; insofern gewährleistet er insbesondere die Einhaltung folgender Vorgaben:</w:t>
      </w:r>
    </w:p>
    <w:p w14:paraId="2BEEC8A5" w14:textId="77777777" w:rsidR="00746B50" w:rsidRDefault="00746B50" w:rsidP="007307FA">
      <w:pPr>
        <w:pStyle w:val="Muster-AufzhlungBuchstaben"/>
        <w:tabs>
          <w:tab w:val="clear" w:pos="993"/>
          <w:tab w:val="left" w:pos="567"/>
        </w:tabs>
        <w:spacing w:after="160"/>
        <w:ind w:left="567" w:hanging="567"/>
        <w:contextualSpacing w:val="0"/>
      </w:pPr>
      <w:r>
        <w:t xml:space="preserve">Die Wahrung der Vertraulichkeit gemäß Artt. 28 Abs. </w:t>
      </w:r>
      <w:proofErr w:type="gramStart"/>
      <w:r>
        <w:t>3</w:t>
      </w:r>
      <w:proofErr w:type="gramEnd"/>
      <w:r>
        <w:t xml:space="preserve"> S. 2 lit. b, 29, 32 Abs. 4 DS-GVO. Der Auftragnehmer setzt bei der Durchführung der Arbeiten nur Beschäftigte ein, die auf die Vertraulichkeit verpflichtet und zuvor mit den für sie relevanten Bestimmungen zum Datenschutz vertraut gemacht wurden. Der Auftragnehmer und jede dem Auftragnehmer unterstellte Person, die berechtigterweise Zugang zu personenbezogenen Daten hat, dürfen diese Daten ausschließlich entsprechend der Weisung des Auftraggebers verarbeiten, einschließlich der in diesem Vertrag eingeräumten Befugnisse, es sei denn, dass sie gesetzlich zur Verarbeitung verpflichtet sind.</w:t>
      </w:r>
    </w:p>
    <w:p w14:paraId="02941A24" w14:textId="77777777" w:rsidR="00746B50" w:rsidRPr="00133A0D" w:rsidRDefault="00746B50" w:rsidP="007307FA">
      <w:pPr>
        <w:pStyle w:val="Muster-AufzhlungBuchstaben"/>
        <w:tabs>
          <w:tab w:val="clear" w:pos="993"/>
          <w:tab w:val="left" w:pos="567"/>
        </w:tabs>
        <w:spacing w:after="160"/>
        <w:ind w:left="567" w:hanging="567"/>
        <w:contextualSpacing w:val="0"/>
        <w:rPr>
          <w:rFonts w:cs="Arial"/>
        </w:rPr>
      </w:pPr>
      <w:r>
        <w:t>Der Auftraggeber und der Auftragnehmer arbeiten auf Anfrage mit der Aufsichtsbehörde bei der Erfüllung ihrer Aufgaben zusammen.</w:t>
      </w:r>
    </w:p>
    <w:p w14:paraId="06BB9366" w14:textId="77777777" w:rsidR="00746B50" w:rsidRDefault="00746B50" w:rsidP="007307FA">
      <w:pPr>
        <w:pStyle w:val="Muster-AufzhlungBuchstaben"/>
        <w:tabs>
          <w:tab w:val="clear" w:pos="993"/>
          <w:tab w:val="left" w:pos="567"/>
        </w:tabs>
        <w:spacing w:after="160"/>
        <w:ind w:left="567" w:hanging="567"/>
        <w:contextualSpacing w:val="0"/>
        <w:rPr>
          <w:rFonts w:cs="Arial"/>
        </w:rPr>
      </w:pPr>
      <w:r>
        <w:rPr>
          <w:rFonts w:cs="Arial"/>
        </w:rPr>
        <w:lastRenderedPageBreak/>
        <w:t>Die unverzügliche Information des Auftraggebers über Kontrollhandlungen und Maßnahmen der Aufsichtsbehörde, soweit sie sich auf diesen Vertrag beziehen. Dies gilt auch, soweit eine zuständige Behörde im Rahmen eines Ordnungswidrigkeits- oder Strafverfahrens in Bezug auf die Verarbeitung personenbezogener Daten bei der Auftragsverarbeitung beim Auftragnehmer ermittelt.</w:t>
      </w:r>
    </w:p>
    <w:p w14:paraId="65126BFF" w14:textId="77777777" w:rsidR="00746B50" w:rsidRPr="00133A0D" w:rsidRDefault="00746B50" w:rsidP="007307FA">
      <w:pPr>
        <w:pStyle w:val="Muster-AufzhlungBuchstaben"/>
        <w:tabs>
          <w:tab w:val="clear" w:pos="993"/>
          <w:tab w:val="left" w:pos="567"/>
        </w:tabs>
        <w:spacing w:after="160"/>
        <w:ind w:left="567" w:hanging="567"/>
        <w:contextualSpacing w:val="0"/>
        <w:rPr>
          <w:sz w:val="20"/>
          <w:szCs w:val="20"/>
        </w:rPr>
      </w:pPr>
      <w:r>
        <w:rPr>
          <w:rFonts w:cs="Arial"/>
        </w:rPr>
        <w:t xml:space="preserve">Soweit der Auftraggeber seinerseits einer Kontrolle der Aufsichtsbehörde, einem Ordnungswidrigkeits- oder Strafverfahren, dem Haftungsanspruch einer betroffenen Person oder eines </w:t>
      </w:r>
      <w:proofErr w:type="gramStart"/>
      <w:r>
        <w:rPr>
          <w:rFonts w:cs="Arial"/>
        </w:rPr>
        <w:t>Dritten,  einem</w:t>
      </w:r>
      <w:proofErr w:type="gramEnd"/>
      <w:r>
        <w:rPr>
          <w:rFonts w:cs="Arial"/>
        </w:rPr>
        <w:t xml:space="preserve"> anderen Anspruch oder einem Informationsersuchen im Zusammenhang mit der Auftragsverarbeitung beim Auftragnehmer ausgesetzt ist, hat ihn der Auftragnehmer nach besten Kräften zu unterstützen.</w:t>
      </w:r>
    </w:p>
    <w:p w14:paraId="0EC61276" w14:textId="77777777" w:rsidR="00746B50" w:rsidRPr="0047300C" w:rsidRDefault="00746B50" w:rsidP="007307FA">
      <w:pPr>
        <w:pStyle w:val="Muster-AufzhlungBuchstaben"/>
        <w:tabs>
          <w:tab w:val="clear" w:pos="993"/>
          <w:tab w:val="left" w:pos="567"/>
        </w:tabs>
        <w:spacing w:after="160"/>
        <w:ind w:left="567" w:hanging="567"/>
        <w:contextualSpacing w:val="0"/>
      </w:pPr>
      <w:r>
        <w:t>Der Auftragnehmer kontrolliert regelmäßig die internen Prozesse sowie die technischen und organisatorischen Maßnahmen, um zu gewährleisten, dass die Verarbeitung in seinem Verantwortungsbereich im Einklang mit den Anforderungen des geltenden Datenschutzrechts erfolgt und der Schutz der Rechte der betroffenen Person gewährleistet wird.</w:t>
      </w:r>
    </w:p>
    <w:p w14:paraId="5FBEF495" w14:textId="77777777" w:rsidR="00746B50" w:rsidRPr="00745DC9" w:rsidRDefault="00746B50" w:rsidP="007307FA">
      <w:pPr>
        <w:pStyle w:val="Muster-AufzhlungBuchstaben"/>
        <w:tabs>
          <w:tab w:val="clear" w:pos="993"/>
          <w:tab w:val="left" w:pos="567"/>
        </w:tabs>
        <w:spacing w:after="160"/>
        <w:ind w:left="567" w:hanging="567"/>
        <w:contextualSpacing w:val="0"/>
        <w:rPr>
          <w:sz w:val="20"/>
          <w:szCs w:val="20"/>
        </w:rPr>
      </w:pPr>
      <w:r>
        <w:t>Nachweisbarkeit der getroffenen technischen und organisatorischen Maßnahmen gegenüber dem Auftraggeber im Rahmen seiner Kontrollbefugnisse nach Ziffer 8 dieses Vertrags.</w:t>
      </w:r>
    </w:p>
    <w:p w14:paraId="3BB9EF6A" w14:textId="77777777" w:rsidR="00746B50" w:rsidRDefault="00746B50" w:rsidP="007307FA">
      <w:pPr>
        <w:pStyle w:val="Muster-AufzhlungBuchstaben"/>
        <w:tabs>
          <w:tab w:val="clear" w:pos="993"/>
          <w:tab w:val="left" w:pos="567"/>
        </w:tabs>
        <w:spacing w:after="160"/>
        <w:ind w:left="567" w:hanging="567"/>
        <w:contextualSpacing w:val="0"/>
        <w:rPr>
          <w:rFonts w:eastAsia="Times New Roman" w:cs="Calibri"/>
        </w:rPr>
      </w:pPr>
      <w:r>
        <w:rPr>
          <w:rFonts w:eastAsia="Times New Roman" w:cs="Calibri"/>
        </w:rPr>
        <w:t>Der Auftragnehmer meldet Verletzungen des Schutzes personenbezogener Daten unverzüglich an den Auftraggeber in der Weise, dass der Auftraggeber seinen gesetzlichen Pflichten, insbesondere nach Artt. 33, 34 DS-GVO nachkommen kann. Er fertigt über den gesamten Vorgang eine Dokumentation an, die er dem Auftraggeber für weitere Maßnahmen zur Verfügung stellt.</w:t>
      </w:r>
    </w:p>
    <w:p w14:paraId="672295F0" w14:textId="77777777" w:rsidR="00746B50" w:rsidRDefault="00746B50" w:rsidP="007307FA">
      <w:pPr>
        <w:pStyle w:val="Muster-AufzhlungBuchstaben"/>
        <w:tabs>
          <w:tab w:val="clear" w:pos="993"/>
          <w:tab w:val="left" w:pos="567"/>
        </w:tabs>
        <w:spacing w:after="160"/>
        <w:ind w:left="567" w:hanging="567"/>
        <w:contextualSpacing w:val="0"/>
      </w:pPr>
      <w:bookmarkStart w:id="11" w:name="_Hlk58415707"/>
      <w:r>
        <w:t xml:space="preserve">Der Auftragnehmer unterstützt den Auftraggeber in seinem Verantwortungsbereich und soweit möglich im Rahmen bestehender Informationspflichten gegenüber Aufsichtsbehörden und Betroffenen und stellt ihm in diesem Zusammenhang sämtliche relevante Informationen unverzüglich zur Verfügung. </w:t>
      </w:r>
    </w:p>
    <w:bookmarkEnd w:id="11"/>
    <w:p w14:paraId="34DF0FA0" w14:textId="77777777" w:rsidR="00746B50" w:rsidRDefault="00746B50" w:rsidP="007307FA">
      <w:pPr>
        <w:pStyle w:val="Muster-AufzhlungBuchstaben"/>
        <w:tabs>
          <w:tab w:val="clear" w:pos="993"/>
          <w:tab w:val="left" w:pos="567"/>
        </w:tabs>
        <w:spacing w:after="160"/>
        <w:ind w:left="567" w:hanging="567"/>
        <w:contextualSpacing w:val="0"/>
      </w:pPr>
      <w:r>
        <w:rPr>
          <w:rFonts w:eastAsia="Times New Roman" w:cs="Calibri"/>
        </w:rPr>
        <w:t>Soweit der Auftraggeber zur Durchführung einer Datenschutz-Folgenabschätzung verpflichtet ist, unterstützt ihn der Auftragnehmer unter Berücksichtigung der Art der Verarbeitung und der ihm zur Verfügung stehenden Informationen. Gleiches gilt für eine etwaig bestehende Pflicht zur Konsultation der zuständigen Datenschutz-Aufsichtsbehörde.</w:t>
      </w:r>
    </w:p>
    <w:p w14:paraId="6C673521" w14:textId="77777777" w:rsidR="007307FA" w:rsidRDefault="007307FA" w:rsidP="007307FA">
      <w:pPr>
        <w:pStyle w:val="Muster-Text"/>
      </w:pPr>
      <w:r>
        <w:t>(2) Dieser Vertrag entbindet den Auftragnehmer nicht von der Einhaltung anderer Vorgaben der DS-GVO.</w:t>
      </w:r>
    </w:p>
    <w:p w14:paraId="4E6E222E" w14:textId="77777777" w:rsidR="007307FA" w:rsidRDefault="007307FA" w:rsidP="00984CC1">
      <w:pPr>
        <w:pStyle w:val="Muster-Text"/>
      </w:pPr>
    </w:p>
    <w:p w14:paraId="72222DD4" w14:textId="77777777" w:rsidR="006C2750" w:rsidRDefault="006C2750" w:rsidP="00C61ABD">
      <w:pPr>
        <w:pStyle w:val="Muster-Nummerierung1"/>
      </w:pPr>
      <w:r>
        <w:t>Unterauftragsverhältnisse</w:t>
      </w:r>
    </w:p>
    <w:p w14:paraId="2445062B" w14:textId="77777777" w:rsidR="006C2750" w:rsidRPr="008D593B" w:rsidRDefault="006C2750" w:rsidP="00984CC1">
      <w:pPr>
        <w:pStyle w:val="Muster-Text"/>
      </w:pPr>
      <w:r>
        <w:lastRenderedPageBreak/>
        <w:t xml:space="preserve">(1) </w:t>
      </w:r>
      <w:r>
        <w:rPr>
          <w:rFonts w:eastAsia="Times New Roman" w:cs="Calibri"/>
        </w:rPr>
        <w:t>Als Unterauftragsverhältnisse im Sinne dieser Regelung sind solche Dienstleistungen zu verstehen, die sich unmittelbar auf die Erbringung der Hauptleistung beziehen. Nicht hierzu gehören Nebenleistungen, die der Auftragnehmer in Anspruch nimmt, z.B. Telekommunikationsleistungen, Post-/Transportdienstleistungen, Reinigungsleistungen oder Bewachungsdienstleistungen. Wartungs- und Prüfleistungen stellen dann ein Unterauftragsverhältnis dar, wenn sie für IT-Systeme erbracht werden, die im Zusammenhang mit einer Leistung des Auftragnehmers nach diesem Vertrag erbracht werden. Der Auftragnehmer ist jedoch verpflichtet, zur Gewährleistung des Datenschutzes und der Datensicherheit der Daten des Auftraggebers auch bei ausgelagerten Nebenleistungen angemessene und gesetzeskonforme vertragliche Vereinbarungen zu treffen sowie Kontrollmaßnahmen zu ergreifen</w:t>
      </w:r>
      <w:r>
        <w:t xml:space="preserve">. </w:t>
      </w:r>
    </w:p>
    <w:p w14:paraId="070A65AF" w14:textId="77777777" w:rsidR="006C2750" w:rsidRDefault="006C2750" w:rsidP="00984CC1">
      <w:pPr>
        <w:pStyle w:val="Muster-Text"/>
        <w:rPr>
          <w:rFonts w:eastAsia="Times New Roman" w:cs="Calibri"/>
        </w:rPr>
      </w:pPr>
      <w:r>
        <w:rPr>
          <w:rFonts w:eastAsia="Times New Roman" w:cs="Calibri"/>
        </w:rPr>
        <w:t>(2) Der Auftragnehmer darf Unterauftragnehmer (weitere Auftragsverarbeiter) nur nach vorheriger ausdrücklicher schriftlicher bzw. dokumentierter Zustimmung des Auftraggebers beauftragen.</w:t>
      </w:r>
    </w:p>
    <w:p w14:paraId="34EB97AF" w14:textId="6FC929FB" w:rsidR="006C2750" w:rsidRPr="008F3ADD" w:rsidRDefault="008F3ADD" w:rsidP="00984CC1">
      <w:pPr>
        <w:pStyle w:val="Muster-AufzhlungBuchstaben"/>
        <w:numPr>
          <w:ilvl w:val="0"/>
          <w:numId w:val="32"/>
        </w:numPr>
        <w:tabs>
          <w:tab w:val="clear" w:pos="993"/>
          <w:tab w:val="left" w:pos="567"/>
        </w:tabs>
        <w:spacing w:after="160" w:line="259" w:lineRule="auto"/>
        <w:ind w:left="993" w:hanging="993"/>
        <w:contextualSpacing w:val="0"/>
      </w:pPr>
      <w:r>
        <w:rPr>
          <w:rFonts w:cs="Calibri"/>
          <w:sz w:val="40"/>
          <w:szCs w:val="40"/>
        </w:rPr>
        <w:t>□</w:t>
      </w:r>
      <w:r>
        <w:tab/>
        <w:t>Eine Unterbeauftragung ist unzulässig.</w:t>
      </w:r>
    </w:p>
    <w:p w14:paraId="4D26D563" w14:textId="5CBE3BD6" w:rsidR="006C2750" w:rsidRDefault="008F3ADD" w:rsidP="00984CC1">
      <w:pPr>
        <w:pStyle w:val="Muster-AufzhlungBuchstaben"/>
        <w:tabs>
          <w:tab w:val="clear" w:pos="993"/>
          <w:tab w:val="left" w:pos="567"/>
        </w:tabs>
        <w:spacing w:after="160" w:line="259" w:lineRule="auto"/>
        <w:ind w:left="993" w:hanging="993"/>
        <w:contextualSpacing w:val="0"/>
      </w:pPr>
      <w:r>
        <w:rPr>
          <w:rFonts w:cs="Calibri"/>
          <w:sz w:val="40"/>
          <w:szCs w:val="40"/>
        </w:rPr>
        <w:t>□</w:t>
      </w:r>
      <w:r>
        <w:tab/>
        <w:t>Der Auftraggeber stimmt der Beauftragung der in Anhang 2 bezeichneten Unterauftragnehmer unter der Bedingung einer vertraglichen Vereinbarung nach Maßgabe des Art. 28 Abs. 2-4 DS-GVO mit dem Unterauftragnehmer zu.</w:t>
      </w:r>
    </w:p>
    <w:p w14:paraId="65D5155F" w14:textId="77777777" w:rsidR="007C33ED" w:rsidRDefault="007C33ED" w:rsidP="007C33ED">
      <w:pPr>
        <w:pStyle w:val="Muster-Text"/>
      </w:pPr>
      <w:r>
        <w:t>Die vertragliche Vereinbarung wird dem Auftraggeber auf dessen Verlangen vorgelegt, wobei geschäftliche Klauseln ohne datenschutzrechtlichen Bezug hiervon ausgenommen sind.</w:t>
      </w:r>
    </w:p>
    <w:p w14:paraId="3AA1D89F" w14:textId="77777777" w:rsidR="007C33ED" w:rsidRDefault="007C33ED">
      <w:pPr>
        <w:rPr>
          <w:szCs w:val="20"/>
          <w:lang w:eastAsia="de-DE"/>
        </w:rPr>
      </w:pPr>
    </w:p>
    <w:p w14:paraId="6E000FF2" w14:textId="21A8361B" w:rsidR="006C2750" w:rsidRDefault="008F3ADD" w:rsidP="00984CC1">
      <w:pPr>
        <w:pStyle w:val="Muster-AufzhlungBuchstaben"/>
        <w:tabs>
          <w:tab w:val="clear" w:pos="993"/>
          <w:tab w:val="left" w:pos="567"/>
        </w:tabs>
        <w:ind w:left="993" w:hanging="993"/>
      </w:pPr>
      <w:r>
        <w:t xml:space="preserve">Die Auslagerung auf Unterauftragnehmer oder </w:t>
      </w:r>
    </w:p>
    <w:p w14:paraId="13709BFF" w14:textId="77777777" w:rsidR="006C2750" w:rsidRPr="00FA7885" w:rsidRDefault="006C2750" w:rsidP="000346E6">
      <w:pPr>
        <w:pStyle w:val="Listenabsatz"/>
        <w:spacing w:after="0"/>
        <w:jc w:val="both"/>
        <w:rPr>
          <w:rFonts w:eastAsia="Times New Roman" w:cs="Calibri"/>
        </w:rPr>
      </w:pPr>
    </w:p>
    <w:p w14:paraId="621D3A76" w14:textId="5890907A" w:rsidR="006C2750" w:rsidRPr="00FA7885" w:rsidRDefault="008F3ADD" w:rsidP="00BB7705">
      <w:pPr>
        <w:pStyle w:val="Muster-AufzhlungBuchstaben"/>
        <w:numPr>
          <w:ilvl w:val="0"/>
          <w:numId w:val="0"/>
        </w:numPr>
        <w:spacing w:after="160" w:line="259" w:lineRule="auto"/>
        <w:ind w:left="992" w:hanging="425"/>
        <w:contextualSpacing w:val="0"/>
        <w:rPr>
          <w:rFonts w:eastAsia="Times New Roman" w:cs="Calibri"/>
        </w:rPr>
      </w:pPr>
      <w:r>
        <w:tab/>
        <w:t xml:space="preserve">der Wechsel der gemäß Anhang 2 bestehenden Unterauftragnehmers </w:t>
      </w:r>
      <w:r>
        <w:rPr>
          <w:rFonts w:eastAsia="Times New Roman" w:cs="Calibri"/>
        </w:rPr>
        <w:t>sind zulässig, soweit:</w:t>
      </w:r>
    </w:p>
    <w:p w14:paraId="16589CE2" w14:textId="77777777" w:rsidR="00910554" w:rsidRPr="000346E6" w:rsidRDefault="00910554" w:rsidP="00910554">
      <w:pPr>
        <w:pStyle w:val="Muster-Aufzhlung3"/>
      </w:pPr>
      <w:r>
        <w:t>der Auftragnehmer eine solche Auslagerung auf Unterauftragnehmer dem Auftraggeber in einer angemessenen Zeit, die 14 Tage nicht unterschreiten darf, vorab schriftlich oder in Textform anzeigt und</w:t>
      </w:r>
    </w:p>
    <w:p w14:paraId="60873FAC" w14:textId="77777777" w:rsidR="00910554" w:rsidRPr="000346E6" w:rsidRDefault="00910554" w:rsidP="00910554">
      <w:pPr>
        <w:pStyle w:val="Muster-Aufzhlung3"/>
      </w:pPr>
      <w:r>
        <w:t>der Auftraggeber nicht bis zum Zeitpunkt der Übergabe der Daten gegenüber dem Auftragnehmer schriftlich oder in Textform Einspruch gegen die geplante Auslagerung erhebt und</w:t>
      </w:r>
    </w:p>
    <w:p w14:paraId="3FA2A4D1" w14:textId="77777777" w:rsidR="00910554" w:rsidRDefault="00910554" w:rsidP="00910554">
      <w:pPr>
        <w:pStyle w:val="Muster-Aufzhlung3"/>
      </w:pPr>
      <w:r>
        <w:t>eine vertragliche Vereinbarung nach Maßgabe des Art. 28 Abs. 2-4 DS-GVO zugrunde gelegt wird.</w:t>
      </w:r>
    </w:p>
    <w:p w14:paraId="708DE7BC" w14:textId="77777777" w:rsidR="008176F0" w:rsidRDefault="008176F0" w:rsidP="00910554">
      <w:pPr>
        <w:pStyle w:val="Muster-Text"/>
      </w:pPr>
    </w:p>
    <w:p w14:paraId="5D99BF04" w14:textId="3C7FA88C" w:rsidR="006C2750" w:rsidRDefault="006C2750" w:rsidP="00910554">
      <w:pPr>
        <w:pStyle w:val="Muster-Text"/>
      </w:pPr>
      <w:r>
        <w:t xml:space="preserve">(3) </w:t>
      </w:r>
      <w:r>
        <w:rPr>
          <w:rFonts w:eastAsia="Times New Roman" w:cs="Calibri"/>
        </w:rPr>
        <w:t xml:space="preserve">Die Weitergabe von personenbezogenen Daten des Auftraggebers an den Unterauftragnehmer und dessen erstmaliges Tätigwerden sind erst mit Vorliegen aller Voraussetzungen für eine Unterbeauftragung gestattet. Die Einhaltung und Umsetzung der technisch-organisatorischen Maßnahmen beim Unterauftragnehmer wird unter Berücksichtigung des Risikos </w:t>
      </w:r>
      <w:r>
        <w:rPr>
          <w:rFonts w:eastAsia="Times New Roman" w:cs="Calibri"/>
        </w:rPr>
        <w:lastRenderedPageBreak/>
        <w:t xml:space="preserve">beim Unterauftragnehmer vorab der Verarbeitung personenbezogener Daten und sodann regelmäßig durch den Auftragnehmer kontrolliert. Der Auftragnehmer stellt dem Auftraggeber die Kontrollergebnisse auf Anfrage zur Verfügung. Der Auftragnehmer stellt ferner sicher, dass </w:t>
      </w:r>
      <w:r>
        <w:t>der Auftraggeber seine Rechte aus dieser Vereinbarung (insbesondere seine Kontrollrechte) auch direkt gegenüber den Unterauftragnehmern wahrnehmen kann.</w:t>
      </w:r>
    </w:p>
    <w:p w14:paraId="6E41D52A" w14:textId="0871E70B" w:rsidR="006C2750" w:rsidRPr="000C7C24" w:rsidRDefault="006C2750" w:rsidP="00BB7705">
      <w:pPr>
        <w:pStyle w:val="Muster-Text"/>
      </w:pPr>
      <w:r>
        <w:t xml:space="preserve">(4) </w:t>
      </w:r>
      <w:r>
        <w:rPr>
          <w:rFonts w:eastAsia="Times New Roman" w:cs="Calibri"/>
        </w:rPr>
        <w:t>Erbringt der Unterauftragnehmer die vereinbarte Leistung außerhalb der EU/des EWR stellt der Auftragnehmer die datenschutzrechtliche Zulässigkeit durch entsprechende Maßnahmen sicher. Gleiches gilt, wenn Dienstleister im Sinne von Abs. 1 Satz 2 eingesetzt werden sollen.</w:t>
      </w:r>
    </w:p>
    <w:p w14:paraId="6E9BAEDB" w14:textId="14B93EDB" w:rsidR="006C2750" w:rsidRDefault="006C2750" w:rsidP="00BB7705">
      <w:pPr>
        <w:pStyle w:val="Muster-Text"/>
      </w:pPr>
      <w:r>
        <w:t xml:space="preserve">(5) </w:t>
      </w:r>
      <w:r>
        <w:rPr>
          <w:rFonts w:eastAsia="Times New Roman" w:cs="Calibri"/>
        </w:rPr>
        <w:t>Eine weitere Auslagerung durch den Unterauftragnehmer</w:t>
      </w:r>
    </w:p>
    <w:p w14:paraId="5F3C2FF8" w14:textId="77777777" w:rsidR="006C2750" w:rsidRPr="000346E6" w:rsidRDefault="006C2750" w:rsidP="00BB7705">
      <w:pPr>
        <w:pStyle w:val="Muster-Aufzhlung"/>
      </w:pPr>
      <w:proofErr w:type="gramStart"/>
      <w:r>
        <w:t>bedarf</w:t>
      </w:r>
      <w:proofErr w:type="gramEnd"/>
      <w:r>
        <w:t xml:space="preserve"> der ausdrücklichen Zustimmung des Hauptauftraggebers (mind. Textform); </w:t>
      </w:r>
    </w:p>
    <w:p w14:paraId="2F3D3AF0" w14:textId="77777777" w:rsidR="00910554" w:rsidRDefault="00910554" w:rsidP="00910554">
      <w:pPr>
        <w:pStyle w:val="Muster-Text"/>
      </w:pPr>
      <w:r>
        <w:t>Sämtliche vertraglichen Regelungen in der Vertragskette sind auch dem weiteren Unterauftragnehmer aufzuerlegen.</w:t>
      </w:r>
    </w:p>
    <w:p w14:paraId="5B0ACAD3" w14:textId="737A4FAF" w:rsidR="006C2750" w:rsidRDefault="006C2750" w:rsidP="00910554">
      <w:pPr>
        <w:pStyle w:val="Muster-Text"/>
      </w:pPr>
    </w:p>
    <w:p w14:paraId="364FE61C" w14:textId="7002CA2F" w:rsidR="00904D7D" w:rsidRDefault="00904D7D" w:rsidP="00910554">
      <w:pPr>
        <w:pStyle w:val="Muster-Text"/>
      </w:pPr>
    </w:p>
    <w:p w14:paraId="31684F98" w14:textId="77777777" w:rsidR="00904D7D" w:rsidRDefault="00904D7D" w:rsidP="00910554">
      <w:pPr>
        <w:pStyle w:val="Muster-Text"/>
      </w:pPr>
    </w:p>
    <w:p w14:paraId="4813DEFD" w14:textId="77777777" w:rsidR="00BD4237" w:rsidRPr="000B7CC2" w:rsidRDefault="00BD4237" w:rsidP="00BD4237">
      <w:pPr>
        <w:pStyle w:val="Muster-Nummerierung1"/>
        <w:rPr>
          <w:i/>
          <w:iCs/>
        </w:rPr>
      </w:pPr>
      <w:r>
        <w:t>Internationale Datentransfers</w:t>
      </w:r>
    </w:p>
    <w:p w14:paraId="3D5E5DB0" w14:textId="77777777" w:rsidR="00BD4237" w:rsidRDefault="00BD4237" w:rsidP="00BD4237">
      <w:pPr>
        <w:pStyle w:val="Muster-Text"/>
      </w:pPr>
      <w:r>
        <w:t xml:space="preserve">(1) Jede Übermittlung personenbezogener Daten in ein Drittland oder an eine internationale Organisation bedarf einer dokumentierten Weisung des Auftraggebers und bedarf der Einhaltung der Vorgaben zur Übermittlung personenbezogener Daten in Drittländer nach Kapitel V der DS-GVO.  </w:t>
      </w:r>
    </w:p>
    <w:p w14:paraId="683CF13E" w14:textId="77777777" w:rsidR="00BD4237" w:rsidRPr="00277C3F" w:rsidRDefault="00BD4237" w:rsidP="00BD4237">
      <w:pPr>
        <w:pStyle w:val="Muster-Aufzhlung"/>
      </w:pPr>
      <w:r>
        <w:t>Die Erbringung der vertraglich vereinbarten Datenverarbeitung findet ausschließlich in einem Mitgliedsstaat der Europäischen Union oder in einem anderen Vertragsstaat des Abkommens über den Europäischen Wirtschaftsraum statt.</w:t>
      </w:r>
    </w:p>
    <w:p w14:paraId="04FFBC3B" w14:textId="1CA91399" w:rsidR="00BD4237" w:rsidRDefault="00BD4237" w:rsidP="00BD4237">
      <w:pPr>
        <w:pStyle w:val="Muster-Text"/>
      </w:pPr>
      <w:r>
        <w:t>Eine Datenübermittlung in ein Drittland ist im Rahmen dieses Vertrags nicht vorgesehen. Sämtliche eingesetzten Auftragsverarbeiter/Unterauftragsverarbeiter (einschließlich des in Anlage 2 genannten Cloud-KI-Dienstes) verarbeiten die Daten ausschließlich in Rechenzentren innerhalb der EU/des EWR.</w:t>
      </w:r>
    </w:p>
    <w:p w14:paraId="61E4DBB4" w14:textId="77777777" w:rsidR="00BD4237" w:rsidRDefault="00BD4237" w:rsidP="00910554">
      <w:pPr>
        <w:pStyle w:val="Muster-Text"/>
      </w:pPr>
      <w:r>
        <w:t xml:space="preserve">(2) Soweit der Auftraggeber eine Datenübermittlung an Dritte in ein Drittland anweist, ist er für die Einhaltung von Kapitel V der DS-GVO verantwortlich. </w:t>
      </w:r>
    </w:p>
    <w:p w14:paraId="23CD720B" w14:textId="77777777" w:rsidR="00BD4237" w:rsidRPr="00910554" w:rsidRDefault="00BD4237" w:rsidP="00910554">
      <w:pPr>
        <w:pStyle w:val="Muster-Text"/>
      </w:pPr>
    </w:p>
    <w:p w14:paraId="1B9CC7D2" w14:textId="77777777" w:rsidR="006C2750" w:rsidRPr="0064668F" w:rsidRDefault="006C2750" w:rsidP="00C61ABD">
      <w:pPr>
        <w:pStyle w:val="Muster-Nummerierung1"/>
      </w:pPr>
      <w:r>
        <w:t>Kontrollrechte des Auftraggebers</w:t>
      </w:r>
    </w:p>
    <w:p w14:paraId="68AA8320" w14:textId="77777777" w:rsidR="00BD4237" w:rsidRPr="0064668F" w:rsidRDefault="00BD4237" w:rsidP="00BD4237">
      <w:pPr>
        <w:pStyle w:val="Muster-Text"/>
      </w:pPr>
      <w:r>
        <w:t xml:space="preserve">(1) Der Auftraggeber hat das Recht, im Benehmen mit dem Auftragnehmer Überprüfungen durchzuführen oder durch im Einzelfall zu benennende Prüfer durchführen zu lassen. Er hat das Recht, sich durch Stichprobenkontrollen, die in der Regel rechtzeitig anzumelden sind, von </w:t>
      </w:r>
      <w:r>
        <w:lastRenderedPageBreak/>
        <w:t xml:space="preserve">der Einhaltung dieser Vereinbarung durch den Auftragnehmer in dessen Geschäftsbetrieb während der üblichen Geschäftszeiten zu überzeugen. </w:t>
      </w:r>
    </w:p>
    <w:p w14:paraId="70755989" w14:textId="77777777" w:rsidR="00BD4237" w:rsidRDefault="00BD4237" w:rsidP="00BD4237">
      <w:pPr>
        <w:pStyle w:val="Muster-Text"/>
      </w:pPr>
      <w:r>
        <w:t xml:space="preserve">(2) Der Auftragnehmer stellt sicher, dass sich der Auftraggeber von der Einhaltung der Pflichten des Auftragnehmers nach Art. 28 DS-GVO überzeugen kann. Der Auftragnehmer verpflichtet sich, dem Auftraggeber auf Anforderung die erforderlichen Auskünfte zu erteilen und insbesondere die Umsetzung der technischen und organisatorischen Maßnahmen nachzuweisen. </w:t>
      </w:r>
    </w:p>
    <w:p w14:paraId="60F8C0B9" w14:textId="77777777" w:rsidR="00BD4237" w:rsidRDefault="00BD4237" w:rsidP="00BD4237">
      <w:pPr>
        <w:pStyle w:val="Muster-Text"/>
      </w:pPr>
      <w:r>
        <w:t xml:space="preserve">(3) Der Nachweis der technisch-organisatorischen Maßnahmen zur Einhaltung der besonderen Anforderungen des Datenschutzes allgemein sowie solche, die den Auftrag betreffen, kann erfolgen durch </w:t>
      </w:r>
    </w:p>
    <w:p w14:paraId="42065F09" w14:textId="77777777" w:rsidR="006C2750" w:rsidRDefault="006C2750" w:rsidP="00D73B32">
      <w:pPr>
        <w:pStyle w:val="Muster-Aufzhlung"/>
      </w:pPr>
      <w:r>
        <w:t>die Einhaltung genehmigter Verhaltensregeln gemäß Art. 40 DS-GVO;</w:t>
      </w:r>
    </w:p>
    <w:p w14:paraId="0978B058" w14:textId="77777777" w:rsidR="006C2750" w:rsidRDefault="006C2750" w:rsidP="00D73B32">
      <w:pPr>
        <w:pStyle w:val="Muster-Aufzhlung"/>
      </w:pPr>
      <w:r>
        <w:t>die Zertifizierung nach einem genehmigten Zertifizierungsverfahren gemäß Art. 42 DS-GVO;</w:t>
      </w:r>
    </w:p>
    <w:p w14:paraId="7611CBCD" w14:textId="77777777" w:rsidR="006C2750" w:rsidRDefault="006C2750" w:rsidP="00D73B32">
      <w:pPr>
        <w:pStyle w:val="Muster-Aufzhlung"/>
        <w:rPr>
          <w:rFonts w:cs="Arial"/>
        </w:rPr>
      </w:pPr>
      <w:r>
        <w:rPr>
          <w:rFonts w:cs="Arial"/>
        </w:rPr>
        <w:t xml:space="preserve">aktuelle Testate, </w:t>
      </w:r>
      <w:r>
        <w:t>Berichte oder Berichtsauszüge unabhängiger Instanzen (z.B. Wirtschaftsprüfer, Revision, Datenschutzbeauftragter, IT-Sicherheitsabteilung, Datenschutzauditoren, Qualitätsauditoren)</w:t>
      </w:r>
      <w:r>
        <w:rPr>
          <w:rFonts w:cs="Arial"/>
        </w:rPr>
        <w:t>;</w:t>
      </w:r>
    </w:p>
    <w:p w14:paraId="23C45B47" w14:textId="77777777" w:rsidR="006C2750" w:rsidRDefault="006C2750" w:rsidP="00D73B32">
      <w:pPr>
        <w:pStyle w:val="Muster-Aufzhlung"/>
        <w:rPr>
          <w:rFonts w:cs="Arial"/>
        </w:rPr>
      </w:pPr>
      <w:r>
        <w:rPr>
          <w:rFonts w:cs="Arial"/>
        </w:rPr>
        <w:t>eine geeignete Zertifizierung durch IT-Sicherheits- oder Datenschutzaudit (z.B. nach BSI-Grundschutz).</w:t>
      </w:r>
    </w:p>
    <w:p w14:paraId="3EEE8A89" w14:textId="77777777" w:rsidR="00E540C2" w:rsidRDefault="00E540C2">
      <w:pPr>
        <w:rPr>
          <w:szCs w:val="20"/>
          <w:lang w:eastAsia="de-DE"/>
        </w:rPr>
      </w:pPr>
    </w:p>
    <w:p w14:paraId="60457825" w14:textId="77777777" w:rsidR="006C2750" w:rsidRPr="000B7CC2" w:rsidRDefault="00504F26" w:rsidP="00C61ABD">
      <w:pPr>
        <w:pStyle w:val="Muster-Nummerierung1"/>
        <w:rPr>
          <w:i/>
          <w:iCs/>
        </w:rPr>
      </w:pPr>
      <w:r>
        <w:t>Weisungsbefugnis des Auftraggebers</w:t>
      </w:r>
    </w:p>
    <w:p w14:paraId="641EFD21" w14:textId="77777777" w:rsidR="00504F26" w:rsidRDefault="00504F26" w:rsidP="00504F26">
      <w:pPr>
        <w:pStyle w:val="Muster-Text"/>
      </w:pPr>
      <w:r>
        <w:t>(1) Der Auftragnehmer verarbeitet personenbezogene Daten nur auf Basis dokumentierter Weisungen des Auftraggebers, es sei denn er ist nach dem Recht des Mitgliedstaats oder nach Unionsrecht zu einer Verarbeitung verpflichtet. Mündliche Weisungen bestätigt der Auftraggeber unverzüglich (mind. Textform). Die anfänglichen Weisungen des Auftraggebers werden durch diesen Vertrag festgelegt.</w:t>
      </w:r>
    </w:p>
    <w:p w14:paraId="13E1C517" w14:textId="77777777" w:rsidR="00504F26" w:rsidRDefault="00504F26" w:rsidP="00504F26">
      <w:pPr>
        <w:pStyle w:val="Muster-Text"/>
      </w:pPr>
      <w:r>
        <w:t xml:space="preserve">(2) Der Auftragnehmer hat den Auftraggeber unverzüglich zu informieren, wenn er der Meinung ist, eine Weisung verstoße gegen Datenschutzvorschriften. Der Auftragnehmer ist berechtigt, die Durchführung der entsprechenden Weisung </w:t>
      </w:r>
      <w:proofErr w:type="gramStart"/>
      <w:r>
        <w:t>solange</w:t>
      </w:r>
      <w:proofErr w:type="gramEnd"/>
      <w:r>
        <w:t xml:space="preserve"> auszusetzen, bis sie durch den Auftraggeber bestätigt oder geändert wird.</w:t>
      </w:r>
    </w:p>
    <w:p w14:paraId="5752BE9F" w14:textId="77777777" w:rsidR="006C2750" w:rsidRDefault="006C2750" w:rsidP="00133170">
      <w:pPr>
        <w:pStyle w:val="Muster-Text"/>
      </w:pPr>
    </w:p>
    <w:p w14:paraId="1C67CD9A" w14:textId="77777777" w:rsidR="006C2750" w:rsidRDefault="00504F26" w:rsidP="00C61ABD">
      <w:pPr>
        <w:pStyle w:val="Muster-Nummerierung1"/>
      </w:pPr>
      <w:r>
        <w:t>Löschung und Rückgabe von personenbezogenen Daten</w:t>
      </w:r>
    </w:p>
    <w:p w14:paraId="55475FBD" w14:textId="77777777" w:rsidR="005643F8" w:rsidRDefault="005643F8" w:rsidP="005643F8">
      <w:pPr>
        <w:pStyle w:val="Muster-Text"/>
      </w:pPr>
      <w:r>
        <w:t>(1) Kopien oder Duplikate der Daten werden ohne Wissen des Auftraggebers nicht erstellt. Hiervon ausgenommen sind Sicherheitskopien, soweit sie zur Gewährleistung einer ordnungsgemäßen Datenverarbeitung erforderlich sind, sowie Daten, die im Hinblick auf die Einhaltung gesetzlicher Aufbewahrungspflichten erforderlich sind.</w:t>
      </w:r>
    </w:p>
    <w:p w14:paraId="2E30CAD9" w14:textId="77777777" w:rsidR="006C2750" w:rsidRDefault="005643F8" w:rsidP="005643F8">
      <w:pPr>
        <w:pStyle w:val="Muster-Text"/>
        <w:rPr>
          <w:rFonts w:eastAsia="Times New Roman" w:cs="Arial"/>
        </w:rPr>
      </w:pPr>
      <w:r>
        <w:lastRenderedPageBreak/>
        <w:t>(2) Nach Abschluss der vertraglich vereinbarten Arbeiten oder früher nach Aufforderung durch den Auftraggeber – spätestens aber mit Beendigung des SLA – hat der Auftragnehmer sämtliche in seinen Besitz gelangten Unterlagen, erstellte Verarbeitungs- und Nutzungsergebnisse sowie Datenbestände, die im Zusammenhang mit dem Auftragsverhältnis stehen, dem Auftraggeber auszuhändigen oder nach vorheriger Zustimmung datenschutzgerecht zu vernichten. Gleiches gilt für Test- und Ausschussmaterial. Das Protokoll der Löschung ist auf Anforderung vorzulegen.</w:t>
      </w:r>
    </w:p>
    <w:p w14:paraId="5C6A1311" w14:textId="77777777" w:rsidR="00A02D78" w:rsidRDefault="00A02D78" w:rsidP="00AE0BB9">
      <w:pPr>
        <w:spacing w:before="240" w:after="120"/>
        <w:ind w:left="567" w:hanging="567"/>
        <w:jc w:val="both"/>
        <w:rPr>
          <w:rFonts w:asciiTheme="minorHAnsi" w:hAnsiTheme="minorHAnsi" w:cstheme="minorHAnsi"/>
          <w:b/>
          <w:bCs/>
          <w:sz w:val="30"/>
          <w:szCs w:val="30"/>
          <w:lang w:eastAsia="de-DE"/>
        </w:rPr>
      </w:pPr>
    </w:p>
    <w:p w14:paraId="57C2EF0A" w14:textId="608112E4" w:rsidR="00AE0BB9" w:rsidRPr="008176F0" w:rsidDel="00922F9B" w:rsidRDefault="00714550" w:rsidP="00A628E8">
      <w:pPr>
        <w:pStyle w:val="Muster-Nummerierung1"/>
        <w:rPr>
          <w:del w:id="12" w:author="Sebastian Spuhler" w:date="2026-06-30T14:24:00Z" w16du:dateUtc="2026-06-30T12:24:00Z"/>
        </w:rPr>
      </w:pPr>
      <w:del w:id="13" w:author="Sebastian Spuhler" w:date="2026-06-30T14:24:00Z" w16du:dateUtc="2026-06-30T12:24:00Z">
        <w:r w:rsidDel="00922F9B">
          <w:delText>[OPTIONAL] Aufnahme weiterer Vertragsparteien</w:delText>
        </w:r>
      </w:del>
    </w:p>
    <w:p w14:paraId="6C592B58" w14:textId="733D6A3F" w:rsidR="00AE0BB9" w:rsidRPr="00AE0BB9" w:rsidDel="00922F9B" w:rsidRDefault="00AE0BB9" w:rsidP="00AE0BB9">
      <w:pPr>
        <w:spacing w:before="240" w:after="120"/>
        <w:jc w:val="both"/>
        <w:rPr>
          <w:del w:id="14" w:author="Sebastian Spuhler" w:date="2026-06-30T14:24:00Z" w16du:dateUtc="2026-06-30T12:24:00Z"/>
          <w:szCs w:val="20"/>
          <w:lang w:eastAsia="de-DE"/>
        </w:rPr>
      </w:pPr>
      <w:del w:id="15" w:author="Sebastian Spuhler" w:date="2026-06-30T14:24:00Z" w16du:dateUtc="2026-06-30T12:24:00Z">
        <w:r w:rsidDel="00922F9B">
          <w:rPr>
            <w:szCs w:val="20"/>
            <w:lang w:eastAsia="de-DE"/>
          </w:rPr>
          <w:delText xml:space="preserve">Verantwortliche oder Auftragsverarbeiter, die nicht Partei dieses Vertrags sind, können, mit Zustimmung der Vertragsparteien, diesem Vertrag jederzeit beitreten, indem sie die Anlagen dieses Vertrages ausfüllen und unterzeichnen. </w:delText>
        </w:r>
      </w:del>
    </w:p>
    <w:p w14:paraId="20E2C3F8" w14:textId="1621F437" w:rsidR="00AE0BB9" w:rsidDel="00922F9B" w:rsidRDefault="00AE0BB9" w:rsidP="00133170">
      <w:pPr>
        <w:pStyle w:val="Muster-Text"/>
        <w:rPr>
          <w:del w:id="16" w:author="Sebastian Spuhler" w:date="2026-06-30T14:24:00Z" w16du:dateUtc="2026-06-30T12:24:00Z"/>
          <w:rFonts w:eastAsia="Times New Roman" w:cs="Arial"/>
        </w:rPr>
        <w:sectPr w:rsidR="00AE0BB9" w:rsidDel="00922F9B">
          <w:footerReference w:type="default" r:id="rId8"/>
          <w:pgSz w:w="11906" w:h="16838"/>
          <w:pgMar w:top="1417" w:right="1417" w:bottom="1134" w:left="1417" w:header="708" w:footer="708" w:gutter="0"/>
          <w:cols w:space="708"/>
          <w:docGrid w:linePitch="360"/>
        </w:sectPr>
      </w:pPr>
    </w:p>
    <w:p w14:paraId="058AD53C" w14:textId="0E3D994C" w:rsidR="0060369C" w:rsidDel="00922F9B" w:rsidRDefault="00540D40" w:rsidP="00133170">
      <w:pPr>
        <w:pStyle w:val="Muster-berschrift"/>
        <w:rPr>
          <w:del w:id="17" w:author="Sebastian Spuhler" w:date="2026-06-30T14:24:00Z" w16du:dateUtc="2026-06-30T12:24:00Z"/>
          <w:rFonts w:eastAsia="Times New Roman"/>
        </w:rPr>
      </w:pPr>
      <w:del w:id="18" w:author="Sebastian Spuhler" w:date="2026-06-30T14:24:00Z" w16du:dateUtc="2026-06-30T12:24:00Z">
        <w:r w:rsidDel="00922F9B">
          <w:rPr>
            <w:rFonts w:eastAsia="Times New Roman"/>
          </w:rPr>
          <w:delText>[OPTIONAL] Anlage  X – Beitrittserklärung</w:delText>
        </w:r>
      </w:del>
    </w:p>
    <w:p w14:paraId="69940369" w14:textId="6C2EA617" w:rsidR="0060369C" w:rsidDel="00922F9B" w:rsidRDefault="0060369C" w:rsidP="0060369C">
      <w:pPr>
        <w:rPr>
          <w:del w:id="19" w:author="Sebastian Spuhler" w:date="2026-06-30T14:24:00Z" w16du:dateUtc="2026-06-30T12:24:00Z"/>
          <w:b/>
          <w:bCs/>
        </w:rPr>
      </w:pPr>
    </w:p>
    <w:p w14:paraId="20EB4E7D" w14:textId="54A6A402" w:rsidR="0060369C" w:rsidDel="00922F9B" w:rsidRDefault="0060369C" w:rsidP="0060369C">
      <w:pPr>
        <w:rPr>
          <w:del w:id="20" w:author="Sebastian Spuhler" w:date="2026-06-30T14:24:00Z" w16du:dateUtc="2026-06-30T12:24:00Z"/>
          <w:b/>
          <w:bCs/>
        </w:rPr>
      </w:pPr>
    </w:p>
    <w:p w14:paraId="031ABCE9" w14:textId="3FD0B7CF" w:rsidR="0060369C" w:rsidRPr="002378B4" w:rsidDel="00922F9B" w:rsidRDefault="0060369C" w:rsidP="0060369C">
      <w:pPr>
        <w:rPr>
          <w:del w:id="21" w:author="Sebastian Spuhler" w:date="2026-06-30T14:24:00Z" w16du:dateUtc="2026-06-30T12:24:00Z"/>
        </w:rPr>
      </w:pPr>
      <w:del w:id="22" w:author="Sebastian Spuhler" w:date="2026-06-30T14:24:00Z" w16du:dateUtc="2026-06-30T12:24:00Z">
        <w:r w:rsidDel="00922F9B">
          <w:delText>Hiermit erklärt die</w:delText>
        </w:r>
      </w:del>
    </w:p>
    <w:p w14:paraId="33CDF956" w14:textId="45285924" w:rsidR="0060369C" w:rsidRPr="004D75DE" w:rsidDel="00922F9B" w:rsidRDefault="0060369C" w:rsidP="0060369C">
      <w:pPr>
        <w:rPr>
          <w:del w:id="23" w:author="Sebastian Spuhler" w:date="2026-06-30T14:24:00Z" w16du:dateUtc="2026-06-30T12:24:00Z"/>
          <w:b/>
          <w:bCs/>
        </w:rPr>
      </w:pPr>
    </w:p>
    <w:tbl>
      <w:tblPr>
        <w:tblStyle w:val="Tabellenraster"/>
        <w:tblW w:w="0" w:type="auto"/>
        <w:tblLook w:val="04A0" w:firstRow="1" w:lastRow="0" w:firstColumn="1" w:lastColumn="0" w:noHBand="0" w:noVBand="1"/>
      </w:tblPr>
      <w:tblGrid>
        <w:gridCol w:w="4530"/>
        <w:gridCol w:w="4530"/>
      </w:tblGrid>
      <w:tr w:rsidR="0060369C" w:rsidRPr="00254D0F" w:rsidDel="00922F9B" w14:paraId="78B7AB47" w14:textId="3935BE6F" w:rsidTr="004D75DE">
        <w:trPr>
          <w:del w:id="24" w:author="Sebastian Spuhler" w:date="2026-06-30T14:24:00Z" w16du:dateUtc="2026-06-30T12:24:00Z"/>
        </w:trPr>
        <w:tc>
          <w:tcPr>
            <w:tcW w:w="4530" w:type="dxa"/>
            <w:tcBorders>
              <w:top w:val="single" w:sz="4" w:space="0" w:color="auto"/>
              <w:left w:val="single" w:sz="4" w:space="0" w:color="auto"/>
              <w:bottom w:val="single" w:sz="4" w:space="0" w:color="auto"/>
              <w:right w:val="single" w:sz="4" w:space="0" w:color="auto"/>
            </w:tcBorders>
            <w:hideMark/>
          </w:tcPr>
          <w:p w14:paraId="7FE315AD" w14:textId="2125AA0A" w:rsidR="0060369C" w:rsidRPr="00254D0F" w:rsidDel="00922F9B" w:rsidRDefault="0060369C" w:rsidP="004D75DE">
            <w:pPr>
              <w:rPr>
                <w:del w:id="25" w:author="Sebastian Spuhler" w:date="2026-06-30T14:24:00Z" w16du:dateUtc="2026-06-30T12:24:00Z"/>
                <w:rFonts w:cs="Arial"/>
                <w:b/>
                <w:bCs/>
                <w:szCs w:val="24"/>
                <w:lang w:bidi="de-DE"/>
              </w:rPr>
            </w:pPr>
            <w:del w:id="26" w:author="Sebastian Spuhler" w:date="2026-06-30T14:24:00Z" w16du:dateUtc="2026-06-30T12:24:00Z">
              <w:r w:rsidDel="00922F9B">
                <w:rPr>
                  <w:rFonts w:cs="Arial"/>
                  <w:b/>
                  <w:bCs/>
                  <w:szCs w:val="24"/>
                  <w:lang w:bidi="de-DE"/>
                </w:rPr>
                <w:delText>Firma/Geschäftsbezeichnung der Partei:</w:delText>
              </w:r>
            </w:del>
          </w:p>
        </w:tc>
        <w:tc>
          <w:tcPr>
            <w:tcW w:w="4530" w:type="dxa"/>
            <w:tcBorders>
              <w:top w:val="single" w:sz="4" w:space="0" w:color="auto"/>
              <w:left w:val="single" w:sz="4" w:space="0" w:color="auto"/>
              <w:bottom w:val="single" w:sz="4" w:space="0" w:color="auto"/>
              <w:right w:val="single" w:sz="4" w:space="0" w:color="auto"/>
            </w:tcBorders>
          </w:tcPr>
          <w:p w14:paraId="45C3844F" w14:textId="3CF90B5D" w:rsidR="0060369C" w:rsidRPr="00254D0F" w:rsidDel="00922F9B" w:rsidRDefault="0060369C" w:rsidP="004D75DE">
            <w:pPr>
              <w:rPr>
                <w:del w:id="27" w:author="Sebastian Spuhler" w:date="2026-06-30T14:24:00Z" w16du:dateUtc="2026-06-30T12:24:00Z"/>
                <w:rFonts w:cs="Arial"/>
                <w:szCs w:val="24"/>
                <w:lang w:bidi="de-DE"/>
              </w:rPr>
            </w:pPr>
          </w:p>
        </w:tc>
      </w:tr>
      <w:tr w:rsidR="0060369C" w:rsidRPr="00254D0F" w:rsidDel="00922F9B" w14:paraId="68E1748B" w14:textId="57830F23" w:rsidTr="004D75DE">
        <w:trPr>
          <w:del w:id="28" w:author="Sebastian Spuhler" w:date="2026-06-30T14:24:00Z" w16du:dateUtc="2026-06-30T12:24:00Z"/>
        </w:trPr>
        <w:tc>
          <w:tcPr>
            <w:tcW w:w="4530" w:type="dxa"/>
            <w:tcBorders>
              <w:top w:val="single" w:sz="4" w:space="0" w:color="auto"/>
              <w:left w:val="single" w:sz="4" w:space="0" w:color="auto"/>
              <w:bottom w:val="single" w:sz="4" w:space="0" w:color="auto"/>
              <w:right w:val="single" w:sz="4" w:space="0" w:color="auto"/>
            </w:tcBorders>
            <w:hideMark/>
          </w:tcPr>
          <w:p w14:paraId="3932C82B" w14:textId="3024F15F" w:rsidR="0060369C" w:rsidRPr="00254D0F" w:rsidDel="00922F9B" w:rsidRDefault="0060369C" w:rsidP="004D75DE">
            <w:pPr>
              <w:rPr>
                <w:del w:id="29" w:author="Sebastian Spuhler" w:date="2026-06-30T14:24:00Z" w16du:dateUtc="2026-06-30T12:24:00Z"/>
                <w:rFonts w:cs="Arial"/>
                <w:b/>
                <w:bCs/>
                <w:szCs w:val="24"/>
                <w:lang w:bidi="de-DE"/>
              </w:rPr>
            </w:pPr>
            <w:del w:id="30" w:author="Sebastian Spuhler" w:date="2026-06-30T14:24:00Z" w16du:dateUtc="2026-06-30T12:24:00Z">
              <w:r w:rsidDel="00922F9B">
                <w:rPr>
                  <w:rFonts w:cs="Arial"/>
                  <w:b/>
                  <w:bCs/>
                  <w:szCs w:val="24"/>
                  <w:lang w:bidi="de-DE"/>
                </w:rPr>
                <w:delText>Anschrift:</w:delText>
              </w:r>
            </w:del>
          </w:p>
        </w:tc>
        <w:tc>
          <w:tcPr>
            <w:tcW w:w="4530" w:type="dxa"/>
            <w:tcBorders>
              <w:top w:val="single" w:sz="4" w:space="0" w:color="auto"/>
              <w:left w:val="single" w:sz="4" w:space="0" w:color="auto"/>
              <w:bottom w:val="single" w:sz="4" w:space="0" w:color="auto"/>
              <w:right w:val="single" w:sz="4" w:space="0" w:color="auto"/>
            </w:tcBorders>
          </w:tcPr>
          <w:p w14:paraId="6C35D962" w14:textId="144C8B27" w:rsidR="0060369C" w:rsidRPr="00254D0F" w:rsidDel="00922F9B" w:rsidRDefault="0060369C" w:rsidP="004D75DE">
            <w:pPr>
              <w:rPr>
                <w:del w:id="31" w:author="Sebastian Spuhler" w:date="2026-06-30T14:24:00Z" w16du:dateUtc="2026-06-30T12:24:00Z"/>
                <w:rFonts w:cs="Arial"/>
                <w:szCs w:val="24"/>
                <w:lang w:bidi="de-DE"/>
              </w:rPr>
            </w:pPr>
          </w:p>
        </w:tc>
      </w:tr>
      <w:tr w:rsidR="0060369C" w:rsidRPr="00254D0F" w:rsidDel="00922F9B" w14:paraId="40FC9B68" w14:textId="786ADC8B" w:rsidTr="004D75DE">
        <w:trPr>
          <w:del w:id="32" w:author="Sebastian Spuhler" w:date="2026-06-30T14:24:00Z" w16du:dateUtc="2026-06-30T12:24:00Z"/>
        </w:trPr>
        <w:tc>
          <w:tcPr>
            <w:tcW w:w="4530" w:type="dxa"/>
            <w:tcBorders>
              <w:top w:val="single" w:sz="4" w:space="0" w:color="auto"/>
              <w:left w:val="single" w:sz="4" w:space="0" w:color="auto"/>
              <w:bottom w:val="single" w:sz="4" w:space="0" w:color="auto"/>
              <w:right w:val="single" w:sz="4" w:space="0" w:color="auto"/>
            </w:tcBorders>
            <w:hideMark/>
          </w:tcPr>
          <w:p w14:paraId="2C40E0B9" w14:textId="4D2F8ADD" w:rsidR="0060369C" w:rsidRPr="00254D0F" w:rsidDel="00922F9B" w:rsidRDefault="0060369C" w:rsidP="004D75DE">
            <w:pPr>
              <w:rPr>
                <w:del w:id="33" w:author="Sebastian Spuhler" w:date="2026-06-30T14:24:00Z" w16du:dateUtc="2026-06-30T12:24:00Z"/>
                <w:rFonts w:cs="Arial"/>
                <w:b/>
                <w:bCs/>
                <w:szCs w:val="24"/>
                <w:lang w:bidi="de-DE"/>
              </w:rPr>
            </w:pPr>
            <w:del w:id="34" w:author="Sebastian Spuhler" w:date="2026-06-30T14:24:00Z" w16du:dateUtc="2026-06-30T12:24:00Z">
              <w:r w:rsidDel="00922F9B">
                <w:rPr>
                  <w:rFonts w:cs="Arial"/>
                  <w:b/>
                  <w:bCs/>
                  <w:szCs w:val="24"/>
                  <w:lang w:bidi="de-DE"/>
                </w:rPr>
                <w:delText>Registerdaten:</w:delText>
              </w:r>
            </w:del>
          </w:p>
        </w:tc>
        <w:tc>
          <w:tcPr>
            <w:tcW w:w="4530" w:type="dxa"/>
            <w:tcBorders>
              <w:top w:val="single" w:sz="4" w:space="0" w:color="auto"/>
              <w:left w:val="single" w:sz="4" w:space="0" w:color="auto"/>
              <w:bottom w:val="single" w:sz="4" w:space="0" w:color="auto"/>
              <w:right w:val="single" w:sz="4" w:space="0" w:color="auto"/>
            </w:tcBorders>
          </w:tcPr>
          <w:p w14:paraId="4FF9E615" w14:textId="33EF24FD" w:rsidR="0060369C" w:rsidRPr="00254D0F" w:rsidDel="00922F9B" w:rsidRDefault="0060369C" w:rsidP="004D75DE">
            <w:pPr>
              <w:rPr>
                <w:del w:id="35" w:author="Sebastian Spuhler" w:date="2026-06-30T14:24:00Z" w16du:dateUtc="2026-06-30T12:24:00Z"/>
                <w:rFonts w:cs="Arial"/>
                <w:szCs w:val="24"/>
                <w:lang w:bidi="de-DE"/>
              </w:rPr>
            </w:pPr>
          </w:p>
        </w:tc>
      </w:tr>
      <w:tr w:rsidR="0060369C" w:rsidRPr="00254D0F" w:rsidDel="00922F9B" w14:paraId="08FC04AA" w14:textId="6C928A10" w:rsidTr="004D75DE">
        <w:trPr>
          <w:del w:id="36" w:author="Sebastian Spuhler" w:date="2026-06-30T14:24:00Z" w16du:dateUtc="2026-06-30T12:24:00Z"/>
        </w:trPr>
        <w:tc>
          <w:tcPr>
            <w:tcW w:w="4530" w:type="dxa"/>
            <w:tcBorders>
              <w:top w:val="single" w:sz="4" w:space="0" w:color="auto"/>
              <w:left w:val="single" w:sz="4" w:space="0" w:color="auto"/>
              <w:bottom w:val="single" w:sz="4" w:space="0" w:color="auto"/>
              <w:right w:val="single" w:sz="4" w:space="0" w:color="auto"/>
            </w:tcBorders>
            <w:hideMark/>
          </w:tcPr>
          <w:p w14:paraId="35E2AE36" w14:textId="0CDB2BA1" w:rsidR="0060369C" w:rsidRPr="00254D0F" w:rsidDel="00922F9B" w:rsidRDefault="0060369C" w:rsidP="004D75DE">
            <w:pPr>
              <w:rPr>
                <w:del w:id="37" w:author="Sebastian Spuhler" w:date="2026-06-30T14:24:00Z" w16du:dateUtc="2026-06-30T12:24:00Z"/>
                <w:rFonts w:cs="Arial"/>
                <w:b/>
                <w:bCs/>
                <w:szCs w:val="24"/>
                <w:lang w:bidi="de-DE"/>
              </w:rPr>
            </w:pPr>
            <w:del w:id="38" w:author="Sebastian Spuhler" w:date="2026-06-30T14:24:00Z" w16du:dateUtc="2026-06-30T12:24:00Z">
              <w:r w:rsidDel="00922F9B">
                <w:rPr>
                  <w:rFonts w:cs="Arial"/>
                  <w:b/>
                  <w:bCs/>
                  <w:szCs w:val="24"/>
                  <w:lang w:bidi="de-DE"/>
                </w:rPr>
                <w:delText>Ort und Datum:</w:delText>
              </w:r>
            </w:del>
          </w:p>
        </w:tc>
        <w:tc>
          <w:tcPr>
            <w:tcW w:w="4530" w:type="dxa"/>
            <w:tcBorders>
              <w:top w:val="single" w:sz="4" w:space="0" w:color="auto"/>
              <w:left w:val="single" w:sz="4" w:space="0" w:color="auto"/>
              <w:bottom w:val="single" w:sz="4" w:space="0" w:color="auto"/>
              <w:right w:val="single" w:sz="4" w:space="0" w:color="auto"/>
            </w:tcBorders>
          </w:tcPr>
          <w:p w14:paraId="544227C1" w14:textId="4F257F54" w:rsidR="0060369C" w:rsidRPr="00254D0F" w:rsidDel="00922F9B" w:rsidRDefault="0060369C" w:rsidP="004D75DE">
            <w:pPr>
              <w:rPr>
                <w:del w:id="39" w:author="Sebastian Spuhler" w:date="2026-06-30T14:24:00Z" w16du:dateUtc="2026-06-30T12:24:00Z"/>
                <w:rFonts w:cs="Arial"/>
                <w:szCs w:val="24"/>
                <w:lang w:bidi="de-DE"/>
              </w:rPr>
            </w:pPr>
          </w:p>
        </w:tc>
      </w:tr>
      <w:tr w:rsidR="0060369C" w:rsidRPr="00254D0F" w:rsidDel="00922F9B" w14:paraId="43D9F5B2" w14:textId="283FE73D" w:rsidTr="004D75DE">
        <w:trPr>
          <w:del w:id="40" w:author="Sebastian Spuhler" w:date="2026-06-30T14:24:00Z" w16du:dateUtc="2026-06-30T12:24:00Z"/>
        </w:trPr>
        <w:tc>
          <w:tcPr>
            <w:tcW w:w="4530" w:type="dxa"/>
            <w:tcBorders>
              <w:top w:val="single" w:sz="4" w:space="0" w:color="auto"/>
              <w:left w:val="single" w:sz="4" w:space="0" w:color="auto"/>
              <w:bottom w:val="single" w:sz="4" w:space="0" w:color="auto"/>
              <w:right w:val="single" w:sz="4" w:space="0" w:color="auto"/>
            </w:tcBorders>
            <w:hideMark/>
          </w:tcPr>
          <w:p w14:paraId="474B904D" w14:textId="197E23E2" w:rsidR="0060369C" w:rsidRPr="00254D0F" w:rsidDel="00922F9B" w:rsidRDefault="0060369C" w:rsidP="004D75DE">
            <w:pPr>
              <w:rPr>
                <w:del w:id="41" w:author="Sebastian Spuhler" w:date="2026-06-30T14:24:00Z" w16du:dateUtc="2026-06-30T12:24:00Z"/>
                <w:rFonts w:cs="Arial"/>
                <w:b/>
                <w:bCs/>
                <w:szCs w:val="24"/>
                <w:lang w:bidi="de-DE"/>
              </w:rPr>
            </w:pPr>
            <w:del w:id="42" w:author="Sebastian Spuhler" w:date="2026-06-30T14:24:00Z" w16du:dateUtc="2026-06-30T12:24:00Z">
              <w:r w:rsidDel="00922F9B">
                <w:rPr>
                  <w:rFonts w:cs="Arial"/>
                  <w:b/>
                  <w:bCs/>
                  <w:szCs w:val="24"/>
                  <w:lang w:bidi="de-DE"/>
                </w:rPr>
                <w:delText>Name des/der Unterzeichner(s):</w:delText>
              </w:r>
            </w:del>
          </w:p>
        </w:tc>
        <w:tc>
          <w:tcPr>
            <w:tcW w:w="4530" w:type="dxa"/>
            <w:tcBorders>
              <w:top w:val="single" w:sz="4" w:space="0" w:color="auto"/>
              <w:left w:val="single" w:sz="4" w:space="0" w:color="auto"/>
              <w:bottom w:val="single" w:sz="4" w:space="0" w:color="auto"/>
              <w:right w:val="single" w:sz="4" w:space="0" w:color="auto"/>
            </w:tcBorders>
          </w:tcPr>
          <w:p w14:paraId="38EBA9B2" w14:textId="17335B3D" w:rsidR="0060369C" w:rsidRPr="00254D0F" w:rsidDel="00922F9B" w:rsidRDefault="0060369C" w:rsidP="004D75DE">
            <w:pPr>
              <w:rPr>
                <w:del w:id="43" w:author="Sebastian Spuhler" w:date="2026-06-30T14:24:00Z" w16du:dateUtc="2026-06-30T12:24:00Z"/>
                <w:rFonts w:cs="Arial"/>
                <w:szCs w:val="24"/>
                <w:lang w:bidi="de-DE"/>
              </w:rPr>
            </w:pPr>
          </w:p>
        </w:tc>
      </w:tr>
      <w:tr w:rsidR="0060369C" w:rsidRPr="00254D0F" w:rsidDel="00922F9B" w14:paraId="514938B2" w14:textId="5531E9B9" w:rsidTr="004D75DE">
        <w:trPr>
          <w:del w:id="44" w:author="Sebastian Spuhler" w:date="2026-06-30T14:24:00Z" w16du:dateUtc="2026-06-30T12:24:00Z"/>
        </w:trPr>
        <w:tc>
          <w:tcPr>
            <w:tcW w:w="4530" w:type="dxa"/>
            <w:tcBorders>
              <w:top w:val="single" w:sz="4" w:space="0" w:color="auto"/>
              <w:left w:val="single" w:sz="4" w:space="0" w:color="auto"/>
              <w:bottom w:val="single" w:sz="4" w:space="0" w:color="auto"/>
              <w:right w:val="single" w:sz="4" w:space="0" w:color="auto"/>
            </w:tcBorders>
            <w:hideMark/>
          </w:tcPr>
          <w:p w14:paraId="1BB373F3" w14:textId="521748FB" w:rsidR="0060369C" w:rsidRPr="00254D0F" w:rsidDel="00922F9B" w:rsidRDefault="0060369C" w:rsidP="004D75DE">
            <w:pPr>
              <w:rPr>
                <w:del w:id="45" w:author="Sebastian Spuhler" w:date="2026-06-30T14:24:00Z" w16du:dateUtc="2026-06-30T12:24:00Z"/>
                <w:rFonts w:cs="Arial"/>
                <w:b/>
                <w:bCs/>
                <w:szCs w:val="24"/>
                <w:lang w:bidi="de-DE"/>
              </w:rPr>
            </w:pPr>
            <w:del w:id="46" w:author="Sebastian Spuhler" w:date="2026-06-30T14:24:00Z" w16du:dateUtc="2026-06-30T12:24:00Z">
              <w:r w:rsidDel="00922F9B">
                <w:rPr>
                  <w:rFonts w:cs="Arial"/>
                  <w:b/>
                  <w:bCs/>
                  <w:szCs w:val="24"/>
                  <w:lang w:bidi="de-DE"/>
                </w:rPr>
                <w:delText>Unterschrift(en):</w:delText>
              </w:r>
            </w:del>
          </w:p>
        </w:tc>
        <w:tc>
          <w:tcPr>
            <w:tcW w:w="4530" w:type="dxa"/>
            <w:tcBorders>
              <w:top w:val="single" w:sz="4" w:space="0" w:color="auto"/>
              <w:left w:val="single" w:sz="4" w:space="0" w:color="auto"/>
              <w:bottom w:val="single" w:sz="4" w:space="0" w:color="auto"/>
              <w:right w:val="single" w:sz="4" w:space="0" w:color="auto"/>
            </w:tcBorders>
          </w:tcPr>
          <w:p w14:paraId="4E73F34A" w14:textId="62579667" w:rsidR="0060369C" w:rsidRPr="00254D0F" w:rsidDel="00922F9B" w:rsidRDefault="0060369C" w:rsidP="004D75DE">
            <w:pPr>
              <w:rPr>
                <w:del w:id="47" w:author="Sebastian Spuhler" w:date="2026-06-30T14:24:00Z" w16du:dateUtc="2026-06-30T12:24:00Z"/>
                <w:rFonts w:cs="Arial"/>
                <w:szCs w:val="24"/>
                <w:lang w:bidi="de-DE"/>
              </w:rPr>
            </w:pPr>
          </w:p>
        </w:tc>
      </w:tr>
    </w:tbl>
    <w:p w14:paraId="0110E434" w14:textId="76E04528" w:rsidR="0060369C" w:rsidDel="00922F9B" w:rsidRDefault="0060369C" w:rsidP="0060369C">
      <w:pPr>
        <w:rPr>
          <w:del w:id="48" w:author="Sebastian Spuhler" w:date="2026-06-30T14:24:00Z" w16du:dateUtc="2026-06-30T12:24:00Z"/>
        </w:rPr>
      </w:pPr>
    </w:p>
    <w:p w14:paraId="69EB31BF" w14:textId="57696730" w:rsidR="002378B4" w:rsidDel="00922F9B" w:rsidRDefault="002378B4" w:rsidP="002378B4">
      <w:pPr>
        <w:rPr>
          <w:del w:id="49" w:author="Sebastian Spuhler" w:date="2026-06-30T14:24:00Z" w16du:dateUtc="2026-06-30T12:24:00Z"/>
          <w:rFonts w:cs="Arial"/>
          <w:bCs/>
          <w:sz w:val="22"/>
        </w:rPr>
      </w:pPr>
      <w:del w:id="50" w:author="Sebastian Spuhler" w:date="2026-06-30T14:24:00Z" w16du:dateUtc="2026-06-30T12:24:00Z">
        <w:r w:rsidDel="00922F9B">
          <w:delText xml:space="preserve">ihren Beitritt als Partei gemäß Ziff. 11 dieses Vertrages. </w:delText>
        </w:r>
        <w:r w:rsidDel="00922F9B">
          <w:rPr>
            <w:rFonts w:cs="Arial"/>
            <w:bCs/>
            <w:sz w:val="22"/>
          </w:rPr>
          <w:delText>Zudem erklärt sie ihren Beitritt in der nachfolgenden Rolle:</w:delText>
        </w:r>
      </w:del>
    </w:p>
    <w:p w14:paraId="7EE0585B" w14:textId="01A887F7" w:rsidR="002378B4" w:rsidDel="00922F9B" w:rsidRDefault="002378B4" w:rsidP="002378B4">
      <w:pPr>
        <w:tabs>
          <w:tab w:val="left" w:pos="5387"/>
        </w:tabs>
        <w:rPr>
          <w:del w:id="51" w:author="Sebastian Spuhler" w:date="2026-06-30T14:24:00Z" w16du:dateUtc="2026-06-30T12:24:00Z"/>
          <w:rFonts w:cs="Arial"/>
          <w:bCs/>
          <w:sz w:val="22"/>
        </w:rPr>
      </w:pPr>
    </w:p>
    <w:tbl>
      <w:tblPr>
        <w:tblStyle w:val="Tabellenraster"/>
        <w:tblW w:w="0" w:type="auto"/>
        <w:tblLook w:val="04A0" w:firstRow="1" w:lastRow="0" w:firstColumn="1" w:lastColumn="0" w:noHBand="0" w:noVBand="1"/>
      </w:tblPr>
      <w:tblGrid>
        <w:gridCol w:w="4531"/>
        <w:gridCol w:w="4531"/>
      </w:tblGrid>
      <w:tr w:rsidR="002378B4" w:rsidDel="00922F9B" w14:paraId="3F5DBBE1" w14:textId="09EF6B62" w:rsidTr="002378B4">
        <w:trPr>
          <w:del w:id="52" w:author="Sebastian Spuhler" w:date="2026-06-30T14:24:00Z" w16du:dateUtc="2026-06-30T12:24:00Z"/>
        </w:trPr>
        <w:tc>
          <w:tcPr>
            <w:tcW w:w="4531" w:type="dxa"/>
            <w:tcBorders>
              <w:top w:val="single" w:sz="4" w:space="0" w:color="auto"/>
              <w:left w:val="single" w:sz="4" w:space="0" w:color="auto"/>
              <w:bottom w:val="single" w:sz="4" w:space="0" w:color="auto"/>
              <w:right w:val="single" w:sz="4" w:space="0" w:color="auto"/>
            </w:tcBorders>
            <w:hideMark/>
          </w:tcPr>
          <w:p w14:paraId="7FAA9171" w14:textId="4D4E73D1" w:rsidR="002378B4" w:rsidRPr="002378B4" w:rsidDel="00922F9B" w:rsidRDefault="002378B4">
            <w:pPr>
              <w:tabs>
                <w:tab w:val="left" w:pos="5387"/>
              </w:tabs>
              <w:rPr>
                <w:del w:id="53" w:author="Sebastian Spuhler" w:date="2026-06-30T14:24:00Z" w16du:dateUtc="2026-06-30T12:24:00Z"/>
                <w:rFonts w:asciiTheme="minorHAnsi" w:hAnsiTheme="minorHAnsi" w:cstheme="minorHAnsi"/>
                <w:bCs/>
                <w:szCs w:val="24"/>
              </w:rPr>
            </w:pPr>
            <w:del w:id="54" w:author="Sebastian Spuhler" w:date="2026-06-30T14:24:00Z" w16du:dateUtc="2026-06-30T12:24:00Z">
              <w:r w:rsidDel="00922F9B">
                <w:rPr>
                  <w:rFonts w:asciiTheme="minorHAnsi" w:hAnsiTheme="minorHAnsi" w:cstheme="minorHAnsi"/>
                  <w:bCs/>
                  <w:szCs w:val="24"/>
                </w:rPr>
                <w:delText>Verantwortlicher</w:delText>
              </w:r>
            </w:del>
          </w:p>
        </w:tc>
        <w:customXmlDelRangeStart w:id="55" w:author="Sebastian Spuhler" w:date="2026-06-30T14:24:00Z"/>
        <w:sdt>
          <w:sdtPr>
            <w:rPr>
              <w:rFonts w:asciiTheme="minorHAnsi" w:hAnsiTheme="minorHAnsi" w:cstheme="minorHAnsi"/>
              <w:bCs/>
              <w:szCs w:val="24"/>
            </w:rPr>
            <w:id w:val="-558866894"/>
            <w14:checkbox>
              <w14:checked w14:val="0"/>
              <w14:checkedState w14:val="2612" w14:font="MS Gothic"/>
              <w14:uncheckedState w14:val="2610" w14:font="MS Gothic"/>
            </w14:checkbox>
          </w:sdtPr>
          <w:sdtContent>
            <w:customXmlDelRangeEnd w:id="55"/>
            <w:tc>
              <w:tcPr>
                <w:tcW w:w="4531" w:type="dxa"/>
                <w:tcBorders>
                  <w:top w:val="single" w:sz="4" w:space="0" w:color="auto"/>
                  <w:left w:val="single" w:sz="4" w:space="0" w:color="auto"/>
                  <w:bottom w:val="single" w:sz="4" w:space="0" w:color="auto"/>
                  <w:right w:val="single" w:sz="4" w:space="0" w:color="auto"/>
                </w:tcBorders>
                <w:hideMark/>
              </w:tcPr>
              <w:p w14:paraId="4D9A9BF4" w14:textId="77B58655" w:rsidR="002378B4" w:rsidRPr="002378B4" w:rsidDel="00922F9B" w:rsidRDefault="002378B4">
                <w:pPr>
                  <w:tabs>
                    <w:tab w:val="left" w:pos="5387"/>
                  </w:tabs>
                  <w:rPr>
                    <w:del w:id="56" w:author="Sebastian Spuhler" w:date="2026-06-30T14:24:00Z" w16du:dateUtc="2026-06-30T12:24:00Z"/>
                    <w:rFonts w:asciiTheme="minorHAnsi" w:hAnsiTheme="minorHAnsi" w:cstheme="minorHAnsi"/>
                    <w:bCs/>
                    <w:szCs w:val="24"/>
                  </w:rPr>
                </w:pPr>
                <w:del w:id="57" w:author="Sebastian Spuhler" w:date="2026-06-30T14:24:00Z" w16du:dateUtc="2026-06-30T12:24:00Z">
                  <w:r w:rsidDel="00922F9B">
                    <w:rPr>
                      <w:rFonts w:ascii="Segoe UI Symbol" w:eastAsia="MS Gothic" w:hAnsi="Segoe UI Symbol" w:cs="Segoe UI Symbol"/>
                      <w:bCs/>
                      <w:szCs w:val="24"/>
                    </w:rPr>
                    <w:delText>☐</w:delText>
                  </w:r>
                </w:del>
              </w:p>
            </w:tc>
            <w:customXmlDelRangeStart w:id="58" w:author="Sebastian Spuhler" w:date="2026-06-30T14:24:00Z"/>
          </w:sdtContent>
        </w:sdt>
        <w:customXmlDelRangeEnd w:id="58"/>
      </w:tr>
      <w:tr w:rsidR="002378B4" w:rsidDel="00922F9B" w14:paraId="59D4F97D" w14:textId="257DEAB5" w:rsidTr="002378B4">
        <w:trPr>
          <w:del w:id="59" w:author="Sebastian Spuhler" w:date="2026-06-30T14:24:00Z" w16du:dateUtc="2026-06-30T12:24:00Z"/>
        </w:trPr>
        <w:tc>
          <w:tcPr>
            <w:tcW w:w="4531" w:type="dxa"/>
            <w:tcBorders>
              <w:top w:val="single" w:sz="4" w:space="0" w:color="auto"/>
              <w:left w:val="single" w:sz="4" w:space="0" w:color="auto"/>
              <w:bottom w:val="single" w:sz="4" w:space="0" w:color="auto"/>
              <w:right w:val="single" w:sz="4" w:space="0" w:color="auto"/>
            </w:tcBorders>
            <w:hideMark/>
          </w:tcPr>
          <w:p w14:paraId="09FD7138" w14:textId="6BA5A8CB" w:rsidR="002378B4" w:rsidRPr="002378B4" w:rsidDel="00922F9B" w:rsidRDefault="00A71BA0">
            <w:pPr>
              <w:tabs>
                <w:tab w:val="left" w:pos="5387"/>
              </w:tabs>
              <w:rPr>
                <w:del w:id="60" w:author="Sebastian Spuhler" w:date="2026-06-30T14:24:00Z" w16du:dateUtc="2026-06-30T12:24:00Z"/>
                <w:rFonts w:asciiTheme="minorHAnsi" w:hAnsiTheme="minorHAnsi" w:cstheme="minorHAnsi"/>
                <w:bCs/>
                <w:szCs w:val="24"/>
              </w:rPr>
            </w:pPr>
            <w:del w:id="61" w:author="Sebastian Spuhler" w:date="2026-06-30T14:24:00Z" w16du:dateUtc="2026-06-30T12:24:00Z">
              <w:r w:rsidDel="00922F9B">
                <w:rPr>
                  <w:rFonts w:asciiTheme="minorHAnsi" w:hAnsiTheme="minorHAnsi" w:cstheme="minorHAnsi"/>
                  <w:bCs/>
                  <w:szCs w:val="24"/>
                </w:rPr>
                <w:delText>Auftragnehmer  (Unterauftragnehmer)</w:delText>
              </w:r>
            </w:del>
          </w:p>
        </w:tc>
        <w:customXmlDelRangeStart w:id="62" w:author="Sebastian Spuhler" w:date="2026-06-30T14:24:00Z"/>
        <w:sdt>
          <w:sdtPr>
            <w:rPr>
              <w:rFonts w:asciiTheme="minorHAnsi" w:hAnsiTheme="minorHAnsi" w:cstheme="minorHAnsi"/>
              <w:bCs/>
              <w:szCs w:val="24"/>
            </w:rPr>
            <w:id w:val="-1224902639"/>
            <w14:checkbox>
              <w14:checked w14:val="0"/>
              <w14:checkedState w14:val="2612" w14:font="MS Gothic"/>
              <w14:uncheckedState w14:val="2610" w14:font="MS Gothic"/>
            </w14:checkbox>
          </w:sdtPr>
          <w:sdtContent>
            <w:customXmlDelRangeEnd w:id="62"/>
            <w:tc>
              <w:tcPr>
                <w:tcW w:w="4531" w:type="dxa"/>
                <w:tcBorders>
                  <w:top w:val="single" w:sz="4" w:space="0" w:color="auto"/>
                  <w:left w:val="single" w:sz="4" w:space="0" w:color="auto"/>
                  <w:bottom w:val="single" w:sz="4" w:space="0" w:color="auto"/>
                  <w:right w:val="single" w:sz="4" w:space="0" w:color="auto"/>
                </w:tcBorders>
                <w:hideMark/>
              </w:tcPr>
              <w:p w14:paraId="5AED39F3" w14:textId="332ECD12" w:rsidR="002378B4" w:rsidRPr="002378B4" w:rsidDel="00922F9B" w:rsidRDefault="002378B4">
                <w:pPr>
                  <w:tabs>
                    <w:tab w:val="left" w:pos="5387"/>
                  </w:tabs>
                  <w:rPr>
                    <w:del w:id="63" w:author="Sebastian Spuhler" w:date="2026-06-30T14:24:00Z" w16du:dateUtc="2026-06-30T12:24:00Z"/>
                    <w:rFonts w:asciiTheme="minorHAnsi" w:hAnsiTheme="minorHAnsi" w:cstheme="minorHAnsi"/>
                    <w:bCs/>
                    <w:szCs w:val="24"/>
                  </w:rPr>
                </w:pPr>
                <w:del w:id="64" w:author="Sebastian Spuhler" w:date="2026-06-30T14:24:00Z" w16du:dateUtc="2026-06-30T12:24:00Z">
                  <w:r w:rsidDel="00922F9B">
                    <w:rPr>
                      <w:rFonts w:ascii="Segoe UI Symbol" w:eastAsia="MS Gothic" w:hAnsi="Segoe UI Symbol" w:cs="Segoe UI Symbol"/>
                      <w:bCs/>
                      <w:szCs w:val="24"/>
                    </w:rPr>
                    <w:delText>☐</w:delText>
                  </w:r>
                </w:del>
              </w:p>
            </w:tc>
            <w:customXmlDelRangeStart w:id="65" w:author="Sebastian Spuhler" w:date="2026-06-30T14:24:00Z"/>
          </w:sdtContent>
        </w:sdt>
        <w:customXmlDelRangeEnd w:id="65"/>
      </w:tr>
    </w:tbl>
    <w:p w14:paraId="62A54496" w14:textId="6AA1D9F3" w:rsidR="0060369C" w:rsidDel="00922F9B" w:rsidRDefault="0060369C" w:rsidP="002378B4">
      <w:pPr>
        <w:rPr>
          <w:del w:id="66" w:author="Sebastian Spuhler" w:date="2026-06-30T14:24:00Z" w16du:dateUtc="2026-06-30T12:24:00Z"/>
          <w:rFonts w:eastAsia="Times New Roman"/>
        </w:rPr>
      </w:pPr>
    </w:p>
    <w:p w14:paraId="6EDFB4D5" w14:textId="6AAA964F" w:rsidR="0060369C" w:rsidRPr="00CB10F2" w:rsidDel="00922F9B" w:rsidRDefault="00DD67D3" w:rsidP="002378B4">
      <w:pPr>
        <w:rPr>
          <w:del w:id="67" w:author="Sebastian Spuhler" w:date="2026-06-30T14:24:00Z" w16du:dateUtc="2026-06-30T12:24:00Z"/>
          <w:b/>
          <w:bCs/>
        </w:rPr>
      </w:pPr>
      <w:del w:id="68" w:author="Sebastian Spuhler" w:date="2026-06-30T14:24:00Z" w16du:dateUtc="2026-06-30T12:24:00Z">
        <w:r w:rsidDel="00922F9B">
          <w:rPr>
            <w:b/>
            <w:bCs/>
          </w:rPr>
          <w:delText>Beschreibung der Verarbeitung:</w:delText>
        </w:r>
      </w:del>
    </w:p>
    <w:p w14:paraId="4EAA4BCE" w14:textId="39B3211D" w:rsidR="00CB10F2" w:rsidRPr="00663021" w:rsidDel="00922F9B" w:rsidRDefault="00CB10F2" w:rsidP="00CB10F2">
      <w:pPr>
        <w:pStyle w:val="Muster-Text"/>
        <w:ind w:left="567" w:hanging="567"/>
        <w:rPr>
          <w:del w:id="69" w:author="Sebastian Spuhler" w:date="2026-06-30T14:24:00Z" w16du:dateUtc="2026-06-30T12:24:00Z"/>
          <w:b/>
          <w:bCs/>
        </w:rPr>
      </w:pPr>
      <w:del w:id="70" w:author="Sebastian Spuhler" w:date="2026-06-30T14:24:00Z" w16du:dateUtc="2026-06-30T12:24:00Z">
        <w:r w:rsidDel="00922F9B">
          <w:rPr>
            <w:b/>
            <w:bCs/>
          </w:rPr>
          <w:delText>(1)</w:delText>
        </w:r>
        <w:r w:rsidDel="00922F9B">
          <w:rPr>
            <w:b/>
            <w:bCs/>
          </w:rPr>
          <w:tab/>
          <w:delText>Gegenstand</w:delText>
        </w:r>
      </w:del>
    </w:p>
    <w:p w14:paraId="762B0EAD" w14:textId="4F1B33CB" w:rsidR="00CB10F2" w:rsidDel="00922F9B" w:rsidRDefault="00CB10F2" w:rsidP="00CB10F2">
      <w:pPr>
        <w:pStyle w:val="Muster-Aufzhlung"/>
        <w:rPr>
          <w:del w:id="71" w:author="Sebastian Spuhler" w:date="2026-06-30T14:24:00Z" w16du:dateUtc="2026-06-30T12:24:00Z"/>
        </w:rPr>
      </w:pPr>
      <w:del w:id="72" w:author="Sebastian Spuhler" w:date="2026-06-30T14:24:00Z" w16du:dateUtc="2026-06-30T12:24:00Z">
        <w:r w:rsidDel="00922F9B">
          <w:delText>Der Gegenstand der Verarbeitung ergibt sich aus der Leistungsvereinbarung/</w:delText>
        </w:r>
        <w:r w:rsidDel="00922F9B">
          <w:br/>
          <w:delText xml:space="preserve">dem SLA/dem Auftrag ................................................. vom </w:delText>
        </w:r>
        <w:r w:rsidDel="00922F9B">
          <w:rPr>
            <w:rFonts w:cs="Arial"/>
          </w:rPr>
          <w:delText>...................</w:delText>
        </w:r>
        <w:r w:rsidDel="00922F9B">
          <w:delText>, auf die/den/das hier verwiesen wird (im Folgenden Leistungsvereinbarung).</w:delText>
        </w:r>
      </w:del>
    </w:p>
    <w:p w14:paraId="6CDEF1D0" w14:textId="2415A86D" w:rsidR="00CB10F2" w:rsidDel="00922F9B" w:rsidRDefault="00CB10F2" w:rsidP="00CB10F2">
      <w:pPr>
        <w:pStyle w:val="Muster-Text"/>
        <w:ind w:left="567"/>
        <w:rPr>
          <w:del w:id="73" w:author="Sebastian Spuhler" w:date="2026-06-30T14:24:00Z" w16du:dateUtc="2026-06-30T12:24:00Z"/>
        </w:rPr>
      </w:pPr>
      <w:del w:id="74" w:author="Sebastian Spuhler" w:date="2026-06-30T14:24:00Z" w16du:dateUtc="2026-06-30T12:24:00Z">
        <w:r w:rsidDel="00922F9B">
          <w:delText>oder</w:delText>
        </w:r>
      </w:del>
    </w:p>
    <w:p w14:paraId="3FEFB937" w14:textId="17C8006C" w:rsidR="00CB10F2" w:rsidDel="00922F9B" w:rsidRDefault="00CB10F2" w:rsidP="00CB10F2">
      <w:pPr>
        <w:pStyle w:val="Muster-Aufzhlung"/>
        <w:rPr>
          <w:del w:id="75" w:author="Sebastian Spuhler" w:date="2026-06-30T14:24:00Z" w16du:dateUtc="2026-06-30T12:24:00Z"/>
          <w:rFonts w:cs="Arial"/>
        </w:rPr>
      </w:pPr>
      <w:del w:id="76" w:author="Sebastian Spuhler" w:date="2026-06-30T14:24:00Z" w16du:dateUtc="2026-06-30T12:24:00Z">
        <w:r w:rsidDel="00922F9B">
          <w:delText xml:space="preserve">Gegenstand der Verarbeitung ist die Durchführung folgender Aufgaben durch den Auftragnehmer: </w:delText>
        </w:r>
        <w:r w:rsidDel="00922F9B">
          <w:rPr>
            <w:rFonts w:cs="Arial"/>
          </w:rPr>
          <w:delText>………………………………………………………………….. (Beschreibung der Aufgaben)</w:delText>
        </w:r>
      </w:del>
    </w:p>
    <w:p w14:paraId="6AA1482C" w14:textId="6EC4FE22" w:rsidR="00CB10F2" w:rsidRPr="001F436F" w:rsidDel="00922F9B" w:rsidRDefault="00CB10F2" w:rsidP="00CB10F2">
      <w:pPr>
        <w:pStyle w:val="Muster-Text"/>
        <w:rPr>
          <w:del w:id="77" w:author="Sebastian Spuhler" w:date="2026-06-30T14:24:00Z" w16du:dateUtc="2026-06-30T12:24:00Z"/>
        </w:rPr>
      </w:pPr>
    </w:p>
    <w:p w14:paraId="485AADFB" w14:textId="06404FC2" w:rsidR="00CB10F2" w:rsidRPr="00663021" w:rsidDel="00922F9B" w:rsidRDefault="00CB10F2" w:rsidP="00CB10F2">
      <w:pPr>
        <w:pStyle w:val="Muster-Text"/>
        <w:ind w:left="567" w:hanging="567"/>
        <w:rPr>
          <w:del w:id="78" w:author="Sebastian Spuhler" w:date="2026-06-30T14:24:00Z" w16du:dateUtc="2026-06-30T12:24:00Z"/>
          <w:b/>
          <w:bCs/>
          <w:u w:val="single"/>
        </w:rPr>
      </w:pPr>
      <w:del w:id="79" w:author="Sebastian Spuhler" w:date="2026-06-30T14:24:00Z" w16du:dateUtc="2026-06-30T12:24:00Z">
        <w:r w:rsidDel="00922F9B">
          <w:rPr>
            <w:b/>
            <w:bCs/>
          </w:rPr>
          <w:delText>(2)</w:delText>
        </w:r>
        <w:r w:rsidDel="00922F9B">
          <w:rPr>
            <w:b/>
            <w:bCs/>
          </w:rPr>
          <w:tab/>
          <w:delText>Dauer</w:delText>
        </w:r>
      </w:del>
    </w:p>
    <w:p w14:paraId="59D14289" w14:textId="01FC8857" w:rsidR="00CB10F2" w:rsidDel="00922F9B" w:rsidRDefault="00CB10F2" w:rsidP="00CB10F2">
      <w:pPr>
        <w:pStyle w:val="Muster-Aufzhlung"/>
        <w:rPr>
          <w:del w:id="80" w:author="Sebastian Spuhler" w:date="2026-06-30T14:24:00Z" w16du:dateUtc="2026-06-30T12:24:00Z"/>
        </w:rPr>
      </w:pPr>
      <w:del w:id="81" w:author="Sebastian Spuhler" w:date="2026-06-30T14:24:00Z" w16du:dateUtc="2026-06-30T12:24:00Z">
        <w:r w:rsidDel="00922F9B">
          <w:delText>Die Dauer dieser Verarbeitung (Laufzeit) entspricht der Laufzeit der Leistungsvereinbarung.</w:delText>
        </w:r>
      </w:del>
    </w:p>
    <w:p w14:paraId="4BF25F21" w14:textId="3D7CA46C" w:rsidR="00CB10F2" w:rsidDel="00922F9B" w:rsidRDefault="00CB10F2" w:rsidP="00CB10F2">
      <w:pPr>
        <w:pStyle w:val="Muster-Text"/>
        <w:ind w:left="567"/>
        <w:rPr>
          <w:del w:id="82" w:author="Sebastian Spuhler" w:date="2026-06-30T14:24:00Z" w16du:dateUtc="2026-06-30T12:24:00Z"/>
        </w:rPr>
      </w:pPr>
      <w:del w:id="83" w:author="Sebastian Spuhler" w:date="2026-06-30T14:24:00Z" w16du:dateUtc="2026-06-30T12:24:00Z">
        <w:r w:rsidDel="00922F9B">
          <w:delText>oder (insbesondere, falls keine Leistungsvereinbarung zur Dauer besteht)</w:delText>
        </w:r>
      </w:del>
    </w:p>
    <w:p w14:paraId="2C385B44" w14:textId="6DFC3B63" w:rsidR="00CB10F2" w:rsidDel="00922F9B" w:rsidRDefault="00CB10F2" w:rsidP="00CB10F2">
      <w:pPr>
        <w:pStyle w:val="Muster-Aufzhlung"/>
        <w:rPr>
          <w:del w:id="84" w:author="Sebastian Spuhler" w:date="2026-06-30T14:24:00Z" w16du:dateUtc="2026-06-30T12:24:00Z"/>
        </w:rPr>
      </w:pPr>
      <w:del w:id="85" w:author="Sebastian Spuhler" w:date="2026-06-30T14:24:00Z" w16du:dateUtc="2026-06-30T12:24:00Z">
        <w:r w:rsidDel="00922F9B">
          <w:delText>Die Verarbeitung beinhaltet eine einmalige Ausführung.</w:delText>
        </w:r>
      </w:del>
    </w:p>
    <w:p w14:paraId="09121739" w14:textId="2CFD9AD6" w:rsidR="00CB10F2" w:rsidDel="00922F9B" w:rsidRDefault="00CB10F2" w:rsidP="00CB10F2">
      <w:pPr>
        <w:pStyle w:val="Muster-Text"/>
        <w:ind w:left="567"/>
        <w:rPr>
          <w:del w:id="86" w:author="Sebastian Spuhler" w:date="2026-06-30T14:24:00Z" w16du:dateUtc="2026-06-30T12:24:00Z"/>
        </w:rPr>
      </w:pPr>
      <w:del w:id="87" w:author="Sebastian Spuhler" w:date="2026-06-30T14:24:00Z" w16du:dateUtc="2026-06-30T12:24:00Z">
        <w:r w:rsidDel="00922F9B">
          <w:delText>oder</w:delText>
        </w:r>
      </w:del>
    </w:p>
    <w:p w14:paraId="16119F2E" w14:textId="398B8FB5" w:rsidR="00CB10F2" w:rsidDel="00922F9B" w:rsidRDefault="00CB10F2" w:rsidP="00CB10F2">
      <w:pPr>
        <w:pStyle w:val="Muster-Aufzhlung"/>
        <w:rPr>
          <w:del w:id="88" w:author="Sebastian Spuhler" w:date="2026-06-30T14:24:00Z" w16du:dateUtc="2026-06-30T12:24:00Z"/>
        </w:rPr>
      </w:pPr>
      <w:del w:id="89" w:author="Sebastian Spuhler" w:date="2026-06-30T14:24:00Z" w16du:dateUtc="2026-06-30T12:24:00Z">
        <w:r w:rsidDel="00922F9B">
          <w:delText xml:space="preserve">Die Dauer dieser Verarbeitung (Laufzeit) ist befristet bis zum </w:delText>
        </w:r>
        <w:r w:rsidDel="00922F9B">
          <w:rPr>
            <w:rFonts w:cs="Arial"/>
          </w:rPr>
          <w:delText>...................</w:delText>
        </w:r>
      </w:del>
    </w:p>
    <w:p w14:paraId="3D146767" w14:textId="4C658BCA" w:rsidR="00CB10F2" w:rsidDel="00922F9B" w:rsidRDefault="00CB10F2" w:rsidP="00CB10F2">
      <w:pPr>
        <w:pStyle w:val="Muster-Text"/>
        <w:ind w:left="567"/>
        <w:rPr>
          <w:del w:id="90" w:author="Sebastian Spuhler" w:date="2026-06-30T14:24:00Z" w16du:dateUtc="2026-06-30T12:24:00Z"/>
        </w:rPr>
      </w:pPr>
      <w:del w:id="91" w:author="Sebastian Spuhler" w:date="2026-06-30T14:24:00Z" w16du:dateUtc="2026-06-30T12:24:00Z">
        <w:r w:rsidDel="00922F9B">
          <w:delText>oder</w:delText>
        </w:r>
      </w:del>
    </w:p>
    <w:p w14:paraId="52CF9D07" w14:textId="0AC3AA96" w:rsidR="00CB10F2" w:rsidDel="00922F9B" w:rsidRDefault="00CB10F2" w:rsidP="00CB10F2">
      <w:pPr>
        <w:pStyle w:val="Muster-Aufzhlung"/>
        <w:rPr>
          <w:del w:id="92" w:author="Sebastian Spuhler" w:date="2026-06-30T14:24:00Z" w16du:dateUtc="2026-06-30T12:24:00Z"/>
        </w:rPr>
      </w:pPr>
      <w:del w:id="93" w:author="Sebastian Spuhler" w:date="2026-06-30T14:24:00Z" w16du:dateUtc="2026-06-30T12:24:00Z">
        <w:r w:rsidDel="00922F9B">
          <w:delText xml:space="preserve">Die Verarbeitung erfolgt für unbestimmte Zeit und kann von beiden Parteien mit einer Frist von ................... zum ................... gekündigt werden. Die Möglichkeit zur fristlosen Kündigung bleibt hiervon unberührt. </w:delText>
        </w:r>
      </w:del>
    </w:p>
    <w:p w14:paraId="6FB600EF" w14:textId="0F73F883" w:rsidR="00CB10F2" w:rsidDel="00922F9B" w:rsidRDefault="00CB10F2" w:rsidP="002378B4">
      <w:pPr>
        <w:rPr>
          <w:del w:id="94" w:author="Sebastian Spuhler" w:date="2026-06-30T14:24:00Z" w16du:dateUtc="2026-06-30T12:24:00Z"/>
        </w:rPr>
      </w:pPr>
    </w:p>
    <w:p w14:paraId="01B85302" w14:textId="0D693622" w:rsidR="00CB10F2" w:rsidRPr="00663021" w:rsidDel="00922F9B" w:rsidRDefault="00CB10F2" w:rsidP="00CB10F2">
      <w:pPr>
        <w:pStyle w:val="Muster-Text"/>
        <w:tabs>
          <w:tab w:val="left" w:pos="567"/>
        </w:tabs>
        <w:ind w:left="567" w:hanging="567"/>
        <w:rPr>
          <w:del w:id="95" w:author="Sebastian Spuhler" w:date="2026-06-30T14:24:00Z" w16du:dateUtc="2026-06-30T12:24:00Z"/>
          <w:b/>
          <w:bCs/>
        </w:rPr>
      </w:pPr>
      <w:del w:id="96" w:author="Sebastian Spuhler" w:date="2026-06-30T14:24:00Z" w16du:dateUtc="2026-06-30T12:24:00Z">
        <w:r w:rsidDel="00922F9B">
          <w:rPr>
            <w:b/>
            <w:bCs/>
          </w:rPr>
          <w:delText>(3)</w:delText>
        </w:r>
        <w:r w:rsidDel="00922F9B">
          <w:rPr>
            <w:b/>
            <w:bCs/>
          </w:rPr>
          <w:tab/>
          <w:delText xml:space="preserve">Art und Zweck der vorgesehenen Verarbeitung von Daten </w:delText>
        </w:r>
      </w:del>
    </w:p>
    <w:p w14:paraId="175514EC" w14:textId="7F80D946" w:rsidR="00CB10F2" w:rsidDel="00922F9B" w:rsidRDefault="00CB10F2" w:rsidP="00CB10F2">
      <w:pPr>
        <w:pStyle w:val="Muster-Aufzhlung"/>
        <w:rPr>
          <w:del w:id="97" w:author="Sebastian Spuhler" w:date="2026-06-30T14:24:00Z" w16du:dateUtc="2026-06-30T12:24:00Z"/>
        </w:rPr>
      </w:pPr>
      <w:del w:id="98" w:author="Sebastian Spuhler" w:date="2026-06-30T14:24:00Z" w16du:dateUtc="2026-06-30T12:24:00Z">
        <w:r w:rsidDel="00922F9B">
          <w:delText xml:space="preserve">Art und Zweck der Verarbeitung personenbezogener Daten durch den Auftragnehmer für den Auftraggeber sind in der Leistungsvereinbarung vom </w:delText>
        </w:r>
        <w:r w:rsidDel="00922F9B">
          <w:rPr>
            <w:rFonts w:cs="Arial"/>
          </w:rPr>
          <w:delText>....................</w:delText>
        </w:r>
        <w:r w:rsidDel="00922F9B">
          <w:delText xml:space="preserve"> konkret beschrieben</w:delText>
        </w:r>
      </w:del>
    </w:p>
    <w:p w14:paraId="3610671F" w14:textId="0F6A8755" w:rsidR="00CB10F2" w:rsidDel="00922F9B" w:rsidRDefault="00CB10F2" w:rsidP="00CB10F2">
      <w:pPr>
        <w:pStyle w:val="Muster-Text"/>
        <w:ind w:left="567"/>
        <w:rPr>
          <w:del w:id="99" w:author="Sebastian Spuhler" w:date="2026-06-30T14:24:00Z" w16du:dateUtc="2026-06-30T12:24:00Z"/>
        </w:rPr>
      </w:pPr>
      <w:del w:id="100" w:author="Sebastian Spuhler" w:date="2026-06-30T14:24:00Z" w16du:dateUtc="2026-06-30T12:24:00Z">
        <w:r w:rsidDel="00922F9B">
          <w:delText>oder</w:delText>
        </w:r>
        <w:r w:rsidDel="00922F9B">
          <w:tab/>
        </w:r>
      </w:del>
    </w:p>
    <w:p w14:paraId="2E50E262" w14:textId="316CD912" w:rsidR="00CB10F2" w:rsidDel="00922F9B" w:rsidRDefault="00CB10F2" w:rsidP="00CB10F2">
      <w:pPr>
        <w:pStyle w:val="Muster-Aufzhlung"/>
        <w:rPr>
          <w:del w:id="101" w:author="Sebastian Spuhler" w:date="2026-06-30T14:24:00Z" w16du:dateUtc="2026-06-30T12:24:00Z"/>
        </w:rPr>
      </w:pPr>
      <w:del w:id="102" w:author="Sebastian Spuhler" w:date="2026-06-30T14:24:00Z" w16du:dateUtc="2026-06-30T12:24:00Z">
        <w:r w:rsidDel="00922F9B">
          <w:delText>Nähere Beschreibung des Vertragsgegenstandes im Hinblick auf Art und Zweck der Aufgaben des Auftragnehmers: ........................................</w:delText>
        </w:r>
      </w:del>
    </w:p>
    <w:p w14:paraId="7009A66F" w14:textId="37D0565D" w:rsidR="00CB10F2" w:rsidDel="00922F9B" w:rsidRDefault="00CB10F2" w:rsidP="00CB10F2">
      <w:pPr>
        <w:pStyle w:val="Muster-Text"/>
        <w:rPr>
          <w:del w:id="103" w:author="Sebastian Spuhler" w:date="2026-06-30T14:24:00Z" w16du:dateUtc="2026-06-30T12:24:00Z"/>
        </w:rPr>
      </w:pPr>
    </w:p>
    <w:p w14:paraId="3D42F28D" w14:textId="3A45D11B" w:rsidR="00CB10F2" w:rsidRPr="008C7DA6" w:rsidDel="00922F9B" w:rsidRDefault="00CB10F2" w:rsidP="00CB10F2">
      <w:pPr>
        <w:pStyle w:val="Muster-Text"/>
        <w:tabs>
          <w:tab w:val="left" w:pos="567"/>
        </w:tabs>
        <w:ind w:left="567" w:hanging="567"/>
        <w:rPr>
          <w:del w:id="104" w:author="Sebastian Spuhler" w:date="2026-06-30T14:24:00Z" w16du:dateUtc="2026-06-30T12:24:00Z"/>
          <w:b/>
          <w:bCs/>
        </w:rPr>
      </w:pPr>
      <w:del w:id="105" w:author="Sebastian Spuhler" w:date="2026-06-30T14:24:00Z" w16du:dateUtc="2026-06-30T12:24:00Z">
        <w:r w:rsidDel="00922F9B">
          <w:rPr>
            <w:b/>
            <w:bCs/>
          </w:rPr>
          <w:delText>(4)</w:delText>
        </w:r>
        <w:r w:rsidDel="00922F9B">
          <w:rPr>
            <w:b/>
            <w:bCs/>
          </w:rPr>
          <w:tab/>
          <w:delText xml:space="preserve">Art der Daten </w:delText>
        </w:r>
      </w:del>
    </w:p>
    <w:p w14:paraId="4C5FD95F" w14:textId="2EE62AA6" w:rsidR="00CB10F2" w:rsidDel="00922F9B" w:rsidRDefault="00CB10F2" w:rsidP="00CB10F2">
      <w:pPr>
        <w:pStyle w:val="Muster-Aufzhlung"/>
        <w:rPr>
          <w:del w:id="106" w:author="Sebastian Spuhler" w:date="2026-06-30T14:24:00Z" w16du:dateUtc="2026-06-30T12:24:00Z"/>
        </w:rPr>
      </w:pPr>
      <w:del w:id="107" w:author="Sebastian Spuhler" w:date="2026-06-30T14:24:00Z" w16du:dateUtc="2026-06-30T12:24:00Z">
        <w:r w:rsidDel="00922F9B">
          <w:delText>Die Art der verwendeten personenbezogenen Daten ist in der Leistungsvereinbarung konkret beschrieben unter: .......................</w:delText>
        </w:r>
      </w:del>
    </w:p>
    <w:p w14:paraId="1422FCAA" w14:textId="24C60404" w:rsidR="00CB10F2" w:rsidDel="00922F9B" w:rsidRDefault="00CB10F2" w:rsidP="00CB10F2">
      <w:pPr>
        <w:pStyle w:val="Muster-Text"/>
        <w:ind w:left="567"/>
        <w:rPr>
          <w:del w:id="108" w:author="Sebastian Spuhler" w:date="2026-06-30T14:24:00Z" w16du:dateUtc="2026-06-30T12:24:00Z"/>
        </w:rPr>
      </w:pPr>
      <w:del w:id="109" w:author="Sebastian Spuhler" w:date="2026-06-30T14:24:00Z" w16du:dateUtc="2026-06-30T12:24:00Z">
        <w:r w:rsidDel="00922F9B">
          <w:delText>oder</w:delText>
        </w:r>
      </w:del>
    </w:p>
    <w:p w14:paraId="1D43AF7F" w14:textId="76A2E625" w:rsidR="00CB10F2" w:rsidDel="00922F9B" w:rsidRDefault="00CB10F2" w:rsidP="00CB10F2">
      <w:pPr>
        <w:pStyle w:val="Muster-Aufzhlung"/>
        <w:rPr>
          <w:del w:id="110" w:author="Sebastian Spuhler" w:date="2026-06-30T14:24:00Z" w16du:dateUtc="2026-06-30T12:24:00Z"/>
        </w:rPr>
      </w:pPr>
      <w:del w:id="111" w:author="Sebastian Spuhler" w:date="2026-06-30T14:24:00Z" w16du:dateUtc="2026-06-30T12:24:00Z">
        <w:r w:rsidDel="00922F9B">
          <w:delText>Gegenstand der Verarbeitung personenbezogener Daten sind folgende Datenarten/-kategorien (Aufzählung/Beschreibung der Datenkategorien)</w:delText>
        </w:r>
      </w:del>
    </w:p>
    <w:p w14:paraId="48B05548" w14:textId="33A632CB" w:rsidR="00CB10F2" w:rsidDel="00922F9B" w:rsidRDefault="00CB10F2" w:rsidP="00CB10F2">
      <w:pPr>
        <w:pStyle w:val="Muster-Aufzhlung2"/>
        <w:rPr>
          <w:del w:id="112" w:author="Sebastian Spuhler" w:date="2026-06-30T14:24:00Z" w16du:dateUtc="2026-06-30T12:24:00Z"/>
        </w:rPr>
      </w:pPr>
      <w:del w:id="113" w:author="Sebastian Spuhler" w:date="2026-06-30T14:24:00Z" w16du:dateUtc="2026-06-30T12:24:00Z">
        <w:r w:rsidDel="00922F9B">
          <w:delText xml:space="preserve">Personenstammdaten </w:delText>
        </w:r>
      </w:del>
    </w:p>
    <w:p w14:paraId="2FC48333" w14:textId="75B43153" w:rsidR="00CB10F2" w:rsidDel="00922F9B" w:rsidRDefault="00CB10F2" w:rsidP="00CB10F2">
      <w:pPr>
        <w:pStyle w:val="Muster-Aufzhlung2"/>
        <w:rPr>
          <w:del w:id="114" w:author="Sebastian Spuhler" w:date="2026-06-30T14:24:00Z" w16du:dateUtc="2026-06-30T12:24:00Z"/>
        </w:rPr>
      </w:pPr>
      <w:del w:id="115" w:author="Sebastian Spuhler" w:date="2026-06-30T14:24:00Z" w16du:dateUtc="2026-06-30T12:24:00Z">
        <w:r w:rsidDel="00922F9B">
          <w:delText>Kommunikationsdaten (z.B. Telefon, E-Mail)</w:delText>
        </w:r>
      </w:del>
    </w:p>
    <w:p w14:paraId="20E9FF6A" w14:textId="38B71F3A" w:rsidR="00CB10F2" w:rsidDel="00922F9B" w:rsidRDefault="00CB10F2" w:rsidP="00CB10F2">
      <w:pPr>
        <w:pStyle w:val="Muster-Aufzhlung2"/>
        <w:rPr>
          <w:del w:id="116" w:author="Sebastian Spuhler" w:date="2026-06-30T14:24:00Z" w16du:dateUtc="2026-06-30T12:24:00Z"/>
        </w:rPr>
      </w:pPr>
      <w:del w:id="117" w:author="Sebastian Spuhler" w:date="2026-06-30T14:24:00Z" w16du:dateUtc="2026-06-30T12:24:00Z">
        <w:r w:rsidDel="00922F9B">
          <w:delText xml:space="preserve">Vertragsstammdaten (Vertragsbeziehung, Produkt- bzw. Vertragsinteresse) </w:delText>
        </w:r>
      </w:del>
    </w:p>
    <w:p w14:paraId="4BF84EB6" w14:textId="7E1261DC" w:rsidR="00CB10F2" w:rsidDel="00922F9B" w:rsidRDefault="00CB10F2" w:rsidP="00CB10F2">
      <w:pPr>
        <w:pStyle w:val="Muster-Aufzhlung2"/>
        <w:rPr>
          <w:del w:id="118" w:author="Sebastian Spuhler" w:date="2026-06-30T14:24:00Z" w16du:dateUtc="2026-06-30T12:24:00Z"/>
        </w:rPr>
      </w:pPr>
      <w:del w:id="119" w:author="Sebastian Spuhler" w:date="2026-06-30T14:24:00Z" w16du:dateUtc="2026-06-30T12:24:00Z">
        <w:r w:rsidDel="00922F9B">
          <w:delText>Kundenhistorie</w:delText>
        </w:r>
      </w:del>
    </w:p>
    <w:p w14:paraId="0FF087B8" w14:textId="3738E57C" w:rsidR="00CB10F2" w:rsidDel="00922F9B" w:rsidRDefault="00CB10F2" w:rsidP="00CB10F2">
      <w:pPr>
        <w:pStyle w:val="Muster-Aufzhlung2"/>
        <w:rPr>
          <w:del w:id="120" w:author="Sebastian Spuhler" w:date="2026-06-30T14:24:00Z" w16du:dateUtc="2026-06-30T12:24:00Z"/>
        </w:rPr>
      </w:pPr>
      <w:del w:id="121" w:author="Sebastian Spuhler" w:date="2026-06-30T14:24:00Z" w16du:dateUtc="2026-06-30T12:24:00Z">
        <w:r w:rsidDel="00922F9B">
          <w:delText>Vertragsabrechnungs- und Zahlungsdaten</w:delText>
        </w:r>
      </w:del>
    </w:p>
    <w:p w14:paraId="19934B07" w14:textId="550157C9" w:rsidR="00CB10F2" w:rsidDel="00922F9B" w:rsidRDefault="00CB10F2" w:rsidP="00CB10F2">
      <w:pPr>
        <w:pStyle w:val="Muster-Aufzhlung2"/>
        <w:rPr>
          <w:del w:id="122" w:author="Sebastian Spuhler" w:date="2026-06-30T14:24:00Z" w16du:dateUtc="2026-06-30T12:24:00Z"/>
        </w:rPr>
      </w:pPr>
      <w:del w:id="123" w:author="Sebastian Spuhler" w:date="2026-06-30T14:24:00Z" w16du:dateUtc="2026-06-30T12:24:00Z">
        <w:r w:rsidDel="00922F9B">
          <w:delText>Planungs- und Steuerungsdaten</w:delText>
        </w:r>
      </w:del>
    </w:p>
    <w:p w14:paraId="42B21353" w14:textId="017472FB" w:rsidR="00CB10F2" w:rsidDel="00922F9B" w:rsidRDefault="00CB10F2" w:rsidP="00CB10F2">
      <w:pPr>
        <w:pStyle w:val="Muster-Aufzhlung2"/>
        <w:rPr>
          <w:del w:id="124" w:author="Sebastian Spuhler" w:date="2026-06-30T14:24:00Z" w16du:dateUtc="2026-06-30T12:24:00Z"/>
        </w:rPr>
      </w:pPr>
      <w:del w:id="125" w:author="Sebastian Spuhler" w:date="2026-06-30T14:24:00Z" w16du:dateUtc="2026-06-30T12:24:00Z">
        <w:r w:rsidDel="00922F9B">
          <w:delText>Auskunftsangaben (von Dritten, z.B. Auskunfteien oder aus öffentlichen Verzeichnissen)</w:delText>
        </w:r>
      </w:del>
    </w:p>
    <w:p w14:paraId="449C3171" w14:textId="2120BD55" w:rsidR="00CB10F2" w:rsidDel="00922F9B" w:rsidRDefault="00CB10F2" w:rsidP="00CB10F2">
      <w:pPr>
        <w:pStyle w:val="Muster-Aufzhlung2"/>
        <w:rPr>
          <w:del w:id="126" w:author="Sebastian Spuhler" w:date="2026-06-30T14:24:00Z" w16du:dateUtc="2026-06-30T12:24:00Z"/>
        </w:rPr>
      </w:pPr>
      <w:del w:id="127" w:author="Sebastian Spuhler" w:date="2026-06-30T14:24:00Z" w16du:dateUtc="2026-06-30T12:24:00Z">
        <w:r w:rsidDel="00922F9B">
          <w:delText>...</w:delText>
        </w:r>
      </w:del>
    </w:p>
    <w:p w14:paraId="3721912C" w14:textId="000C3C47" w:rsidR="00CB10F2" w:rsidDel="00922F9B" w:rsidRDefault="00CB10F2" w:rsidP="00CB10F2">
      <w:pPr>
        <w:pStyle w:val="Muster-Text"/>
        <w:rPr>
          <w:del w:id="128" w:author="Sebastian Spuhler" w:date="2026-06-30T14:24:00Z" w16du:dateUtc="2026-06-30T12:24:00Z"/>
        </w:rPr>
      </w:pPr>
    </w:p>
    <w:p w14:paraId="09EA8B11" w14:textId="70710D76" w:rsidR="00D35781" w:rsidDel="00922F9B" w:rsidRDefault="00D35781" w:rsidP="00CB10F2">
      <w:pPr>
        <w:pStyle w:val="Muster-Text"/>
        <w:rPr>
          <w:del w:id="129" w:author="Sebastian Spuhler" w:date="2026-06-30T14:24:00Z" w16du:dateUtc="2026-06-30T12:24:00Z"/>
        </w:rPr>
      </w:pPr>
    </w:p>
    <w:p w14:paraId="5C650098" w14:textId="3C1E6560" w:rsidR="00D35781" w:rsidRPr="003B39B3" w:rsidDel="00922F9B" w:rsidRDefault="00D35781" w:rsidP="00CB10F2">
      <w:pPr>
        <w:pStyle w:val="Muster-Text"/>
        <w:rPr>
          <w:del w:id="130" w:author="Sebastian Spuhler" w:date="2026-06-30T14:24:00Z" w16du:dateUtc="2026-06-30T12:24:00Z"/>
        </w:rPr>
      </w:pPr>
    </w:p>
    <w:p w14:paraId="1DCB05A6" w14:textId="7C1EB146" w:rsidR="00CB10F2" w:rsidRPr="001F1C8F" w:rsidDel="00922F9B" w:rsidRDefault="00CB10F2" w:rsidP="00CB10F2">
      <w:pPr>
        <w:pStyle w:val="Muster-Text"/>
        <w:ind w:left="567" w:hanging="567"/>
        <w:rPr>
          <w:del w:id="131" w:author="Sebastian Spuhler" w:date="2026-06-30T14:24:00Z" w16du:dateUtc="2026-06-30T12:24:00Z"/>
          <w:b/>
          <w:bCs/>
        </w:rPr>
      </w:pPr>
      <w:del w:id="132" w:author="Sebastian Spuhler" w:date="2026-06-30T14:24:00Z" w16du:dateUtc="2026-06-30T12:24:00Z">
        <w:r w:rsidDel="00922F9B">
          <w:rPr>
            <w:b/>
            <w:bCs/>
          </w:rPr>
          <w:delText>(5)</w:delText>
        </w:r>
        <w:r w:rsidDel="00922F9B">
          <w:rPr>
            <w:b/>
            <w:bCs/>
          </w:rPr>
          <w:tab/>
          <w:delText>Kategorien betroffener Personen</w:delText>
        </w:r>
      </w:del>
    </w:p>
    <w:p w14:paraId="10A481C8" w14:textId="19358F4B" w:rsidR="00CB10F2" w:rsidDel="00922F9B" w:rsidRDefault="00CB10F2" w:rsidP="00CB10F2">
      <w:pPr>
        <w:pStyle w:val="Muster-Aufzhlung"/>
        <w:rPr>
          <w:del w:id="133" w:author="Sebastian Spuhler" w:date="2026-06-30T14:24:00Z" w16du:dateUtc="2026-06-30T12:24:00Z"/>
        </w:rPr>
      </w:pPr>
      <w:del w:id="134" w:author="Sebastian Spuhler" w:date="2026-06-30T14:24:00Z" w16du:dateUtc="2026-06-30T12:24:00Z">
        <w:r w:rsidDel="00922F9B">
          <w:delText>Die Kategorien der durch die Verarbeitung betroffenen Personen sind in der Leistungsvereinbarung konkret beschrieben unter: ..................................</w:delText>
        </w:r>
      </w:del>
    </w:p>
    <w:p w14:paraId="12138C48" w14:textId="09290A37" w:rsidR="00CB10F2" w:rsidDel="00922F9B" w:rsidRDefault="00CB10F2" w:rsidP="00CB10F2">
      <w:pPr>
        <w:pStyle w:val="Muster-Text"/>
        <w:ind w:left="567"/>
        <w:rPr>
          <w:del w:id="135" w:author="Sebastian Spuhler" w:date="2026-06-30T14:24:00Z" w16du:dateUtc="2026-06-30T12:24:00Z"/>
        </w:rPr>
      </w:pPr>
      <w:del w:id="136" w:author="Sebastian Spuhler" w:date="2026-06-30T14:24:00Z" w16du:dateUtc="2026-06-30T12:24:00Z">
        <w:r w:rsidDel="00922F9B">
          <w:delText>oder</w:delText>
        </w:r>
      </w:del>
    </w:p>
    <w:p w14:paraId="12F96998" w14:textId="03008B53" w:rsidR="00CB10F2" w:rsidDel="00922F9B" w:rsidRDefault="00CB10F2" w:rsidP="00CB10F2">
      <w:pPr>
        <w:pStyle w:val="Muster-Aufzhlung"/>
        <w:rPr>
          <w:del w:id="137" w:author="Sebastian Spuhler" w:date="2026-06-30T14:24:00Z" w16du:dateUtc="2026-06-30T12:24:00Z"/>
        </w:rPr>
      </w:pPr>
      <w:del w:id="138" w:author="Sebastian Spuhler" w:date="2026-06-30T14:24:00Z" w16du:dateUtc="2026-06-30T12:24:00Z">
        <w:r w:rsidDel="00922F9B">
          <w:delText>Die Kategorien der durch die Verarbeitung betroffenen Personen umfassen:</w:delText>
        </w:r>
      </w:del>
    </w:p>
    <w:p w14:paraId="0554B1FB" w14:textId="24907728" w:rsidR="00CB10F2" w:rsidDel="00922F9B" w:rsidRDefault="00CB10F2" w:rsidP="00CB10F2">
      <w:pPr>
        <w:pStyle w:val="Muster-Aufzhlung2"/>
        <w:rPr>
          <w:del w:id="139" w:author="Sebastian Spuhler" w:date="2026-06-30T14:24:00Z" w16du:dateUtc="2026-06-30T12:24:00Z"/>
        </w:rPr>
      </w:pPr>
      <w:del w:id="140" w:author="Sebastian Spuhler" w:date="2026-06-30T14:24:00Z" w16du:dateUtc="2026-06-30T12:24:00Z">
        <w:r w:rsidDel="00922F9B">
          <w:delText>Kunden</w:delText>
        </w:r>
      </w:del>
    </w:p>
    <w:p w14:paraId="1D3CA1C8" w14:textId="61AE07CE" w:rsidR="00CB10F2" w:rsidDel="00922F9B" w:rsidRDefault="00CB10F2" w:rsidP="00CB10F2">
      <w:pPr>
        <w:pStyle w:val="Muster-Aufzhlung2"/>
        <w:rPr>
          <w:del w:id="141" w:author="Sebastian Spuhler" w:date="2026-06-30T14:24:00Z" w16du:dateUtc="2026-06-30T12:24:00Z"/>
        </w:rPr>
      </w:pPr>
      <w:del w:id="142" w:author="Sebastian Spuhler" w:date="2026-06-30T14:24:00Z" w16du:dateUtc="2026-06-30T12:24:00Z">
        <w:r w:rsidDel="00922F9B">
          <w:delText>Interessenten</w:delText>
        </w:r>
      </w:del>
    </w:p>
    <w:p w14:paraId="3A1746F4" w14:textId="5FC7B741" w:rsidR="00CB10F2" w:rsidDel="00922F9B" w:rsidRDefault="00CB10F2" w:rsidP="00CB10F2">
      <w:pPr>
        <w:pStyle w:val="Muster-Aufzhlung2"/>
        <w:rPr>
          <w:del w:id="143" w:author="Sebastian Spuhler" w:date="2026-06-30T14:24:00Z" w16du:dateUtc="2026-06-30T12:24:00Z"/>
        </w:rPr>
      </w:pPr>
      <w:del w:id="144" w:author="Sebastian Spuhler" w:date="2026-06-30T14:24:00Z" w16du:dateUtc="2026-06-30T12:24:00Z">
        <w:r w:rsidDel="00922F9B">
          <w:delText>Abonnenten</w:delText>
        </w:r>
      </w:del>
    </w:p>
    <w:p w14:paraId="2A09DB8E" w14:textId="008C056E" w:rsidR="00CB10F2" w:rsidDel="00922F9B" w:rsidRDefault="00CB10F2" w:rsidP="00CB10F2">
      <w:pPr>
        <w:pStyle w:val="Muster-Aufzhlung2"/>
        <w:rPr>
          <w:del w:id="145" w:author="Sebastian Spuhler" w:date="2026-06-30T14:24:00Z" w16du:dateUtc="2026-06-30T12:24:00Z"/>
        </w:rPr>
      </w:pPr>
      <w:del w:id="146" w:author="Sebastian Spuhler" w:date="2026-06-30T14:24:00Z" w16du:dateUtc="2026-06-30T12:24:00Z">
        <w:r w:rsidDel="00922F9B">
          <w:delText>Beschäftigte</w:delText>
        </w:r>
      </w:del>
    </w:p>
    <w:p w14:paraId="5738930D" w14:textId="5332D046" w:rsidR="00CB10F2" w:rsidDel="00922F9B" w:rsidRDefault="00CB10F2" w:rsidP="00CB10F2">
      <w:pPr>
        <w:pStyle w:val="Muster-Aufzhlung2"/>
        <w:rPr>
          <w:del w:id="147" w:author="Sebastian Spuhler" w:date="2026-06-30T14:24:00Z" w16du:dateUtc="2026-06-30T12:24:00Z"/>
        </w:rPr>
      </w:pPr>
      <w:del w:id="148" w:author="Sebastian Spuhler" w:date="2026-06-30T14:24:00Z" w16du:dateUtc="2026-06-30T12:24:00Z">
        <w:r w:rsidDel="00922F9B">
          <w:delText>Lieferanten</w:delText>
        </w:r>
      </w:del>
    </w:p>
    <w:p w14:paraId="306E49F7" w14:textId="6F6B69C9" w:rsidR="00CB10F2" w:rsidDel="00922F9B" w:rsidRDefault="00CB10F2" w:rsidP="00CB10F2">
      <w:pPr>
        <w:pStyle w:val="Muster-Aufzhlung2"/>
        <w:rPr>
          <w:del w:id="149" w:author="Sebastian Spuhler" w:date="2026-06-30T14:24:00Z" w16du:dateUtc="2026-06-30T12:24:00Z"/>
        </w:rPr>
      </w:pPr>
      <w:del w:id="150" w:author="Sebastian Spuhler" w:date="2026-06-30T14:24:00Z" w16du:dateUtc="2026-06-30T12:24:00Z">
        <w:r w:rsidDel="00922F9B">
          <w:delText>Handelsvertreter</w:delText>
        </w:r>
      </w:del>
    </w:p>
    <w:p w14:paraId="12186652" w14:textId="7FA14B89" w:rsidR="00CB10F2" w:rsidDel="00922F9B" w:rsidRDefault="00CB10F2" w:rsidP="00CB10F2">
      <w:pPr>
        <w:pStyle w:val="Muster-Aufzhlung2"/>
        <w:rPr>
          <w:del w:id="151" w:author="Sebastian Spuhler" w:date="2026-06-30T14:24:00Z" w16du:dateUtc="2026-06-30T12:24:00Z"/>
        </w:rPr>
      </w:pPr>
      <w:del w:id="152" w:author="Sebastian Spuhler" w:date="2026-06-30T14:24:00Z" w16du:dateUtc="2026-06-30T12:24:00Z">
        <w:r w:rsidDel="00922F9B">
          <w:delText>Ansprechpartner</w:delText>
        </w:r>
      </w:del>
    </w:p>
    <w:p w14:paraId="4D1A063E" w14:textId="2FEE6A4F" w:rsidR="00CB10F2" w:rsidDel="00922F9B" w:rsidRDefault="00CB10F2" w:rsidP="00CB10F2">
      <w:pPr>
        <w:pStyle w:val="Muster-Aufzhlung2"/>
        <w:rPr>
          <w:del w:id="153" w:author="Sebastian Spuhler" w:date="2026-06-30T14:24:00Z" w16du:dateUtc="2026-06-30T12:24:00Z"/>
        </w:rPr>
      </w:pPr>
      <w:del w:id="154" w:author="Sebastian Spuhler" w:date="2026-06-30T14:24:00Z" w16du:dateUtc="2026-06-30T12:24:00Z">
        <w:r w:rsidDel="00922F9B">
          <w:delText>...</w:delText>
        </w:r>
      </w:del>
    </w:p>
    <w:p w14:paraId="050CE37F" w14:textId="5A8FBF96" w:rsidR="00D35781" w:rsidDel="00922F9B" w:rsidRDefault="00D35781">
      <w:pPr>
        <w:rPr>
          <w:del w:id="155" w:author="Sebastian Spuhler" w:date="2026-06-30T14:24:00Z" w16du:dateUtc="2026-06-30T12:24:00Z"/>
        </w:rPr>
      </w:pPr>
      <w:del w:id="156" w:author="Sebastian Spuhler" w:date="2026-06-30T14:24:00Z" w16du:dateUtc="2026-06-30T12:24:00Z">
        <w:r w:rsidDel="00922F9B">
          <w:br w:type="page"/>
        </w:r>
      </w:del>
    </w:p>
    <w:p w14:paraId="3684D277" w14:textId="6F9099D6" w:rsidR="006C2750" w:rsidRDefault="006C2750" w:rsidP="00133170">
      <w:pPr>
        <w:pStyle w:val="Muster-berschrift"/>
        <w:rPr>
          <w:rFonts w:eastAsia="Times New Roman"/>
        </w:rPr>
      </w:pPr>
      <w:r>
        <w:rPr>
          <w:rFonts w:eastAsia="Times New Roman"/>
        </w:rPr>
        <w:t>Anlage 1 - Technisch-organisatorische Maßnahmen</w:t>
      </w:r>
    </w:p>
    <w:p w14:paraId="208B031D" w14:textId="77777777" w:rsidR="00133170" w:rsidRDefault="00133170" w:rsidP="00133170">
      <w:pPr>
        <w:pStyle w:val="Muster-Text"/>
      </w:pPr>
    </w:p>
    <w:p w14:paraId="100327E2" w14:textId="77777777" w:rsidR="00504F26" w:rsidRDefault="00504F26" w:rsidP="00133170">
      <w:pPr>
        <w:pStyle w:val="Muster-Text"/>
      </w:pPr>
    </w:p>
    <w:p w14:paraId="641DD35B" w14:textId="77777777" w:rsidR="00504F26" w:rsidRPr="00277C3F" w:rsidRDefault="00504F26" w:rsidP="00504F26">
      <w:r>
        <w:t>Beschreibung der technisch-organisatorischen Maßnahmen des Auftragnehmers unter Berücksichtigung der Art, des Umfangs, der Umstände und der Zwecke der Verarbeitung sowie der unterschiedlichen Eintrittswahrscheinlichkeit und Schwere des Risikos für die Rechte und Freiheiten betroffener Personen.</w:t>
      </w:r>
    </w:p>
    <w:p w14:paraId="6742241F" w14:textId="77777777" w:rsidR="00504F26" w:rsidRPr="00277C3F" w:rsidRDefault="00504F26" w:rsidP="00504F26">
      <w:r>
        <w:t>Soweit einschlägig,</w:t>
      </w:r>
    </w:p>
    <w:p w14:paraId="6F709FD6" w14:textId="77777777" w:rsidR="00504F26" w:rsidRPr="00277C3F" w:rsidRDefault="00504F26" w:rsidP="00504F26">
      <w:r>
        <w:t>Pseudonymisierung/Verschlüsselung: Die Datenverarbeitung erfolgt über einen mittels WireGuard-VPN verschlüsselten Tunnel zwischen der Serverinfrastruktur des Auftragnehmers und dem ERP-System des Auftraggebers. Daten werden sowohl bei der Übertragung (Transportverschlüsselung, TLS) als auch bei der Speicherung (Encryption at Rest) verschlüsselt.</w:t>
      </w:r>
    </w:p>
    <w:p w14:paraId="4EB0C822" w14:textId="77777777" w:rsidR="00504F26" w:rsidRPr="00277C3F" w:rsidRDefault="00504F26" w:rsidP="00504F26">
      <w:r>
        <w:t>Vertraulichkeit, Integrität, Verfügbarkeit, Belastbarkeit: Die Verarbeitung erfolgt auf dedizierten, ausschließlich für den Auftraggeber eingerichteten virtuellen Servern (Hetzner Cloud, Rechenzentrum EU) mit Containerisierung (Docker) und Reverse-Proxy mit automatischer TLS-Verschlüsselung (Traefik). Der Zugriff auf Verwaltungsoberflächen erfolgt ausschließlich über den verschlüsselten VPN-Tunnel.</w:t>
      </w:r>
    </w:p>
    <w:p w14:paraId="6EFA8FB3" w14:textId="77777777" w:rsidR="00504F26" w:rsidRPr="00277C3F" w:rsidRDefault="00504F26" w:rsidP="00504F26">
      <w:r>
        <w:t>Verfügbarkeit und Wiederherstellbarkeit: Regelmäßige automatisierte Backups der Datenbanken und Konfigurationen; Monitoring der Serverinfrastruktur und Dienste mittels Uptime Kuma zur frühzeitigen Erkennung von Ausfällen.</w:t>
      </w:r>
    </w:p>
    <w:p w14:paraId="1D67AD95" w14:textId="77777777" w:rsidR="00504F26" w:rsidRPr="00277C3F" w:rsidRDefault="00504F26" w:rsidP="00504F26">
      <w:r>
        <w:t>Überprüfung und Evaluierung: Regelmäßige Überprüfung der Server- und Zugriffskonfiguration durch den Auftragnehmer; Versionierung und Nachvollziehbarkeit von Konfigurationsänderungen über Git/GitHub.</w:t>
      </w:r>
    </w:p>
    <w:p w14:paraId="2D7AE1CE" w14:textId="77777777" w:rsidR="00504F26" w:rsidRPr="00277C3F" w:rsidRDefault="00504F26" w:rsidP="00504F26">
      <w:r>
        <w:t>Identifizierung und Authentifizierung von Nutzern: Zugriff auf Server und Verwaltungssysteme (z. B. Portainer) ausschließlich per personalisierten Zugangsdaten und Schlüsselbasierter Authentifizierung (SSH-Key); kein Zugriff über Passwort-Authentifizierung auf Serverebene.</w:t>
      </w:r>
    </w:p>
    <w:p w14:paraId="5E3569E9" w14:textId="77777777" w:rsidR="00504F26" w:rsidRPr="00277C3F" w:rsidRDefault="00504F26" w:rsidP="00504F26">
      <w:r>
        <w:lastRenderedPageBreak/>
        <w:t>Schutz bei Übertragung: Die Anbindung an das ERP-System des Auftraggebers erfolgt ausschließlich über einen dedizierten, verschlüsselten WireGuard-VPN-Tunnel; sämtliche übrige Kommunikation erfolgt über TLS-verschlüsselte Verbindungen (HTTPS).</w:t>
      </w:r>
    </w:p>
    <w:p w14:paraId="422CF3D3" w14:textId="77777777" w:rsidR="00504F26" w:rsidRPr="00277C3F" w:rsidRDefault="00504F26" w:rsidP="00504F26">
      <w:r>
        <w:t>Schutz bei Speicherung: Daten werden ausschließlich auf dem für den Auftraggeber dedizierten Server gespeichert (kein Mandanten-Mixing); Datenbankzugriffe sind durch Zugriffskontrolle auf Anwendungsebene beschränkt.</w:t>
      </w:r>
    </w:p>
    <w:p w14:paraId="5192B9DF" w14:textId="77777777" w:rsidR="00504F26" w:rsidRPr="00277C3F" w:rsidRDefault="00504F26" w:rsidP="00504F26">
      <w:r>
        <w:t>Physische Sicherheit: Die physische Sicherheit der Serverstandorte wird durch den Hosting-Anbieter (Hetzner Online GmbH, Rechenzentren in Deutschland/EU) gewährleistet (Zugangskontrolle, Videoüberwachung, redundante Stromversorgung gemäß den Angaben des Anbieters).</w:t>
      </w:r>
    </w:p>
    <w:p w14:paraId="04F18026" w14:textId="77777777" w:rsidR="00504F26" w:rsidRPr="00277C3F" w:rsidRDefault="00504F26" w:rsidP="00504F26">
      <w:r>
        <w:t>Heim- und Telearbeit: Die Verarbeitung von Daten, die diesem Vertrag unterliegen, ist auch im Rahmen von Heim- bzw. Telearbeit der Mitarbeitenden des Auftragnehmers gestattet; der Zugriff erfolgt stets über verschlüsselte Verbindungen (VPN/TLS) und personalisierte Zugangsdaten.</w:t>
      </w:r>
    </w:p>
    <w:p w14:paraId="3FCDE701" w14:textId="77777777" w:rsidR="00504F26" w:rsidRPr="00277C3F" w:rsidRDefault="00504F26" w:rsidP="00504F26">
      <w:r>
        <w:t>Ereignisprotokollierung: Server- und Anwendungszugriffe werden protokolliert (Logging); Authentifizierungsversuche und sicherheitsrelevante Ereignisse werden über das Monitoring-System erfasst.</w:t>
      </w:r>
    </w:p>
    <w:p w14:paraId="5923E9DA" w14:textId="77777777" w:rsidR="00504F26" w:rsidRPr="00D37746" w:rsidRDefault="00504F26" w:rsidP="00504F26">
      <w:r>
        <w:t>Unterstützung bei Betroffenenrechten: Der Auftragnehmer stellt sicher, dass Daten gezielt identifiziert, exportiert oder gelöscht werden können, um Anfragen betroffener Personen (Auskunft, Löschung, Berichtigung) auf Weisung des Auftraggebers zeitnah umzusetzen.</w:t>
      </w:r>
    </w:p>
    <w:p w14:paraId="51CF3DE4" w14:textId="77777777" w:rsidR="00504F26" w:rsidRDefault="00504F26" w:rsidP="00504F26">
      <w:pPr>
        <w:rPr>
          <w:i/>
          <w:iCs/>
        </w:rPr>
      </w:pPr>
    </w:p>
    <w:p w14:paraId="5ED17B7F" w14:textId="77777777" w:rsidR="00504F26" w:rsidRDefault="00504F26" w:rsidP="00504F26"/>
    <w:p w14:paraId="16862AAC" w14:textId="29D4ABD9" w:rsidR="00D35781" w:rsidRDefault="00D35781" w:rsidP="00504F26">
      <w:pPr>
        <w:sectPr w:rsidR="00D35781">
          <w:headerReference w:type="default" r:id="rId9"/>
          <w:footerReference w:type="default" r:id="rId10"/>
          <w:pgSz w:w="11906" w:h="16838"/>
          <w:pgMar w:top="1417" w:right="1417" w:bottom="1134" w:left="1417" w:header="708" w:footer="708" w:gutter="0"/>
          <w:cols w:space="708"/>
          <w:docGrid w:linePitch="360"/>
        </w:sectPr>
      </w:pPr>
    </w:p>
    <w:p w14:paraId="341FCFF8" w14:textId="196A962A" w:rsidR="00504F26" w:rsidRPr="00BD2B24" w:rsidRDefault="00504F26" w:rsidP="00504F26">
      <w:pPr>
        <w:pStyle w:val="berschrift1"/>
        <w:rPr>
          <w:rFonts w:eastAsia="Times New Roman"/>
        </w:rPr>
      </w:pPr>
      <w:r>
        <w:rPr>
          <w:rFonts w:eastAsia="Times New Roman"/>
        </w:rPr>
        <w:t>Anlage 2 - Genehmigte Unterauftragsverhältnisse</w:t>
      </w:r>
    </w:p>
    <w:p w14:paraId="437A1B82" w14:textId="77777777" w:rsidR="00504F26" w:rsidRDefault="00504F26" w:rsidP="00504F26"/>
    <w:p w14:paraId="3E7E2FD4" w14:textId="77777777" w:rsidR="00702E0B" w:rsidRDefault="00702E0B" w:rsidP="00504F26"/>
    <w:p w14:paraId="3872A626" w14:textId="77777777" w:rsidR="00A73B85" w:rsidRDefault="00A73B85" w:rsidP="009E4CFB">
      <w:pPr>
        <w:jc w:val="center"/>
        <w:rPr>
          <w:rFonts w:eastAsia="Times New Roman" w:cs="Calibri"/>
          <w:b/>
          <w:bCs/>
        </w:rPr>
        <w:sectPr w:rsidR="00A73B85" w:rsidSect="00A73B85">
          <w:type w:val="continuous"/>
          <w:pgSz w:w="11906" w:h="16838"/>
          <w:pgMar w:top="1417" w:right="1417" w:bottom="1134" w:left="1417" w:header="708" w:footer="708" w:gutter="0"/>
          <w:cols w:space="708"/>
          <w:docGrid w:linePitch="360"/>
        </w:sectPr>
      </w:pPr>
    </w:p>
    <w:tbl>
      <w:tblPr>
        <w:tblStyle w:val="Tabellenraster"/>
        <w:tblW w:w="9498" w:type="dxa"/>
        <w:tblInd w:w="-5" w:type="dxa"/>
        <w:tblLayout w:type="fixed"/>
        <w:tblLook w:val="04A0" w:firstRow="1" w:lastRow="0" w:firstColumn="1" w:lastColumn="0" w:noHBand="0" w:noVBand="1"/>
      </w:tblPr>
      <w:tblGrid>
        <w:gridCol w:w="1560"/>
        <w:gridCol w:w="1701"/>
        <w:gridCol w:w="3260"/>
        <w:gridCol w:w="2977"/>
      </w:tblGrid>
      <w:tr w:rsidR="00504F26" w:rsidRPr="008D593B" w14:paraId="08013629" w14:textId="77777777" w:rsidTr="00260627">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FDBD8C" w14:textId="406D340D" w:rsidR="00504F26" w:rsidRPr="008570FE" w:rsidRDefault="00504F26" w:rsidP="009E4CFB">
            <w:pPr>
              <w:jc w:val="center"/>
              <w:rPr>
                <w:rFonts w:eastAsia="Times New Roman" w:cs="Calibri"/>
                <w:b/>
                <w:bCs/>
              </w:rPr>
            </w:pPr>
            <w:r>
              <w:rPr>
                <w:rFonts w:eastAsia="Times New Roman" w:cs="Calibri"/>
                <w:b/>
                <w:bCs/>
              </w:rPr>
              <w:t>Firma Unterauftragnehmer</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5D5C0E" w14:textId="77777777" w:rsidR="00504F26" w:rsidRPr="008570FE" w:rsidRDefault="00504F26" w:rsidP="009E4CFB">
            <w:pPr>
              <w:jc w:val="center"/>
              <w:rPr>
                <w:rFonts w:eastAsia="Times New Roman" w:cs="Calibri"/>
                <w:b/>
                <w:bCs/>
              </w:rPr>
            </w:pPr>
            <w:r>
              <w:rPr>
                <w:rFonts w:eastAsia="Times New Roman" w:cs="Calibri"/>
                <w:b/>
                <w:bCs/>
              </w:rPr>
              <w:t>Anschrift/Land</w:t>
            </w:r>
          </w:p>
          <w:p w14:paraId="26A167C5" w14:textId="77777777" w:rsidR="00504F26" w:rsidRPr="008570FE" w:rsidRDefault="00504F26" w:rsidP="009E4CFB">
            <w:pPr>
              <w:jc w:val="center"/>
              <w:rPr>
                <w:rFonts w:eastAsia="Times New Roman" w:cs="Calibri"/>
                <w:b/>
                <w:bCs/>
              </w:rPr>
            </w:pP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16AC83" w14:textId="77777777" w:rsidR="00504F26" w:rsidRPr="008570FE" w:rsidRDefault="00504F26" w:rsidP="009E4CFB">
            <w:pPr>
              <w:jc w:val="center"/>
              <w:rPr>
                <w:rFonts w:eastAsia="Times New Roman" w:cs="Calibri"/>
                <w:b/>
                <w:bCs/>
              </w:rPr>
            </w:pPr>
            <w:r>
              <w:rPr>
                <w:rFonts w:eastAsia="Times New Roman" w:cs="Calibri"/>
                <w:b/>
                <w:bCs/>
              </w:rPr>
              <w:t>Leistung</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E4DD0F" w14:textId="358985DA" w:rsidR="00504F26" w:rsidRPr="008570FE" w:rsidRDefault="00504F26" w:rsidP="009E4CFB">
            <w:pPr>
              <w:jc w:val="center"/>
              <w:rPr>
                <w:rFonts w:eastAsia="Times New Roman" w:cs="Calibri"/>
                <w:b/>
                <w:bCs/>
              </w:rPr>
            </w:pPr>
            <w:r>
              <w:rPr>
                <w:rFonts w:eastAsia="Times New Roman" w:cs="Calibri"/>
                <w:b/>
                <w:bCs/>
              </w:rPr>
              <w:t>Angaben zu geeigneten Garantien bei Datenübermittlungen in ein Drittland</w:t>
            </w:r>
            <w:r>
              <w:rPr>
                <w:rStyle w:val="Funotenzeichen"/>
                <w:rFonts w:eastAsia="Times New Roman" w:cs="Calibri"/>
                <w:b/>
                <w:bCs/>
              </w:rPr>
              <w:footnoteReference w:id="1"/>
            </w:r>
          </w:p>
        </w:tc>
      </w:tr>
      <w:tr w:rsidR="00504F26" w:rsidRPr="008D593B" w14:paraId="17DE0B8D" w14:textId="77777777" w:rsidTr="008570FE">
        <w:tc>
          <w:tcPr>
            <w:tcW w:w="1560" w:type="dxa"/>
            <w:tcBorders>
              <w:top w:val="single" w:sz="4" w:space="0" w:color="auto"/>
              <w:left w:val="single" w:sz="4" w:space="0" w:color="auto"/>
              <w:bottom w:val="single" w:sz="4" w:space="0" w:color="auto"/>
              <w:right w:val="single" w:sz="4" w:space="0" w:color="auto"/>
            </w:tcBorders>
          </w:tcPr>
          <w:p w14:paraId="31876EBB" w14:textId="77777777" w:rsidR="00504F26" w:rsidRDefault="00504F26" w:rsidP="009E4CFB">
            <w:pPr>
              <w:jc w:val="both"/>
              <w:rPr>
                <w:rFonts w:eastAsia="Times New Roman" w:cs="Calibri"/>
              </w:rPr>
            </w:pPr>
            <w:r>
              <w:rPr>
                <w:rFonts w:eastAsia="Times New Roman" w:cs="Calibri"/>
              </w:rPr>
              <w:t>Microsoft Ireland Operations Limited (Azure OpenAI Service)</w:t>
            </w:r>
          </w:p>
          <w:p w14:paraId="33AFB960" w14:textId="77777777" w:rsidR="001E6574" w:rsidRDefault="001E6574" w:rsidP="009E4CFB">
            <w:pPr>
              <w:jc w:val="both"/>
              <w:rPr>
                <w:rFonts w:eastAsia="Times New Roman" w:cs="Calibri"/>
              </w:rPr>
            </w:pPr>
          </w:p>
          <w:p w14:paraId="77676F9D" w14:textId="77777777" w:rsidR="008570FE" w:rsidRPr="008D593B" w:rsidRDefault="008570FE" w:rsidP="009E4CFB">
            <w:pPr>
              <w:jc w:val="both"/>
              <w:rPr>
                <w:rFonts w:eastAsia="Times New Roman" w:cs="Calibri"/>
              </w:rPr>
            </w:pPr>
          </w:p>
        </w:tc>
        <w:tc>
          <w:tcPr>
            <w:tcW w:w="1701" w:type="dxa"/>
            <w:tcBorders>
              <w:top w:val="single" w:sz="4" w:space="0" w:color="auto"/>
              <w:left w:val="single" w:sz="4" w:space="0" w:color="auto"/>
              <w:bottom w:val="single" w:sz="4" w:space="0" w:color="auto"/>
              <w:right w:val="single" w:sz="4" w:space="0" w:color="auto"/>
            </w:tcBorders>
          </w:tcPr>
          <w:p w14:paraId="5631CEC6" w14:textId="77777777" w:rsidR="00504F26" w:rsidRPr="008D593B" w:rsidRDefault="00504F26" w:rsidP="009E4CFB">
            <w:pPr>
              <w:jc w:val="both"/>
              <w:rPr>
                <w:rFonts w:eastAsia="Times New Roman" w:cs="Calibri"/>
              </w:rPr>
            </w:pPr>
            <w:r>
              <w:rPr>
                <w:rFonts w:eastAsia="Times New Roman" w:cs="Calibri"/>
              </w:rPr>
              <w:t>Irland / Rechenzentrum-Region Sweden Central (EU)</w:t>
            </w:r>
          </w:p>
        </w:tc>
        <w:tc>
          <w:tcPr>
            <w:tcW w:w="3260" w:type="dxa"/>
            <w:tcBorders>
              <w:top w:val="single" w:sz="4" w:space="0" w:color="auto"/>
              <w:left w:val="single" w:sz="4" w:space="0" w:color="auto"/>
              <w:bottom w:val="single" w:sz="4" w:space="0" w:color="auto"/>
              <w:right w:val="single" w:sz="4" w:space="0" w:color="auto"/>
            </w:tcBorders>
          </w:tcPr>
          <w:p w14:paraId="4FD65BC5" w14:textId="77777777" w:rsidR="00504F26" w:rsidRPr="008D593B" w:rsidRDefault="00504F26" w:rsidP="009E4CFB">
            <w:pPr>
              <w:jc w:val="both"/>
              <w:rPr>
                <w:rFonts w:eastAsia="Times New Roman" w:cs="Calibri"/>
              </w:rPr>
            </w:pPr>
            <w:r>
              <w:rPr>
                <w:rFonts w:eastAsia="Times New Roman" w:cs="Calibri"/>
              </w:rPr>
              <w:t>Bereitstellung von KI-Sprachmodellen (Azure OpenAI Service) zur automatisierten Dokumentenanalyse/-erkennung der Beschaffungsdokumente</w:t>
            </w:r>
          </w:p>
        </w:tc>
        <w:tc>
          <w:tcPr>
            <w:tcW w:w="2977" w:type="dxa"/>
            <w:tcBorders>
              <w:top w:val="single" w:sz="4" w:space="0" w:color="auto"/>
              <w:left w:val="single" w:sz="4" w:space="0" w:color="auto"/>
              <w:bottom w:val="single" w:sz="4" w:space="0" w:color="auto"/>
              <w:right w:val="single" w:sz="4" w:space="0" w:color="auto"/>
            </w:tcBorders>
          </w:tcPr>
          <w:p w14:paraId="6D8B663C" w14:textId="77777777" w:rsidR="00504F26" w:rsidRPr="008D593B" w:rsidRDefault="00504F26" w:rsidP="009E4CFB">
            <w:pPr>
              <w:jc w:val="both"/>
              <w:rPr>
                <w:rFonts w:eastAsia="Times New Roman" w:cs="Calibri"/>
              </w:rPr>
            </w:pPr>
            <w:r>
              <w:rPr>
                <w:rFonts w:eastAsia="Times New Roman" w:cs="Calibri"/>
              </w:rPr>
              <w:t>Entfällt – Verarbeitung erfolgt ausschließlich innerhalb der EU (Rechenzentrumsregion Sweden Central); kein Drittlandtransfer.</w:t>
            </w:r>
          </w:p>
        </w:tc>
      </w:tr>
      <w:tr w:rsidR="00504F26" w:rsidRPr="008D593B" w14:paraId="0D91DC07" w14:textId="77777777" w:rsidTr="008570FE">
        <w:tc>
          <w:tcPr>
            <w:tcW w:w="1560" w:type="dxa"/>
            <w:tcBorders>
              <w:top w:val="single" w:sz="4" w:space="0" w:color="auto"/>
              <w:left w:val="single" w:sz="4" w:space="0" w:color="auto"/>
              <w:bottom w:val="single" w:sz="4" w:space="0" w:color="auto"/>
              <w:right w:val="single" w:sz="4" w:space="0" w:color="auto"/>
            </w:tcBorders>
          </w:tcPr>
          <w:p w14:paraId="3C6DEE86" w14:textId="77777777" w:rsidR="00504F26" w:rsidRDefault="00504F26" w:rsidP="009E4CFB">
            <w:pPr>
              <w:jc w:val="both"/>
              <w:rPr>
                <w:rFonts w:eastAsia="Times New Roman" w:cs="Calibri"/>
              </w:rPr>
            </w:pPr>
            <w:r>
              <w:rPr>
                <w:rFonts w:eastAsia="Times New Roman" w:cs="Calibri"/>
              </w:rPr>
              <w:lastRenderedPageBreak/>
              <w:t>Hetzner Online GmbH</w:t>
            </w:r>
          </w:p>
          <w:p w14:paraId="60645D66" w14:textId="77777777" w:rsidR="008570FE" w:rsidRDefault="008570FE" w:rsidP="009E4CFB">
            <w:pPr>
              <w:jc w:val="both"/>
              <w:rPr>
                <w:rFonts w:eastAsia="Times New Roman" w:cs="Calibri"/>
              </w:rPr>
            </w:pPr>
          </w:p>
          <w:p w14:paraId="05600047" w14:textId="77777777" w:rsidR="001E6574" w:rsidRPr="008D593B" w:rsidRDefault="001E6574" w:rsidP="009E4CFB">
            <w:pPr>
              <w:jc w:val="both"/>
              <w:rPr>
                <w:rFonts w:eastAsia="Times New Roman" w:cs="Calibri"/>
              </w:rPr>
            </w:pPr>
          </w:p>
        </w:tc>
        <w:tc>
          <w:tcPr>
            <w:tcW w:w="1701" w:type="dxa"/>
            <w:tcBorders>
              <w:top w:val="single" w:sz="4" w:space="0" w:color="auto"/>
              <w:left w:val="single" w:sz="4" w:space="0" w:color="auto"/>
              <w:bottom w:val="single" w:sz="4" w:space="0" w:color="auto"/>
              <w:right w:val="single" w:sz="4" w:space="0" w:color="auto"/>
            </w:tcBorders>
          </w:tcPr>
          <w:p w14:paraId="4EF75EB0" w14:textId="77777777" w:rsidR="00504F26" w:rsidRPr="008D593B" w:rsidRDefault="00504F26" w:rsidP="009E4CFB">
            <w:pPr>
              <w:jc w:val="both"/>
              <w:rPr>
                <w:rFonts w:eastAsia="Times New Roman" w:cs="Calibri"/>
              </w:rPr>
            </w:pPr>
            <w:r>
              <w:rPr>
                <w:rFonts w:eastAsia="Times New Roman" w:cs="Calibri"/>
              </w:rPr>
              <w:t>Deutschland</w:t>
            </w:r>
          </w:p>
        </w:tc>
        <w:tc>
          <w:tcPr>
            <w:tcW w:w="3260" w:type="dxa"/>
            <w:tcBorders>
              <w:top w:val="single" w:sz="4" w:space="0" w:color="auto"/>
              <w:left w:val="single" w:sz="4" w:space="0" w:color="auto"/>
              <w:bottom w:val="single" w:sz="4" w:space="0" w:color="auto"/>
              <w:right w:val="single" w:sz="4" w:space="0" w:color="auto"/>
            </w:tcBorders>
          </w:tcPr>
          <w:p w14:paraId="02F856F0" w14:textId="77777777" w:rsidR="00504F26" w:rsidRPr="008D593B" w:rsidRDefault="00504F26" w:rsidP="009E4CFB">
            <w:pPr>
              <w:jc w:val="both"/>
              <w:rPr>
                <w:rFonts w:eastAsia="Times New Roman" w:cs="Calibri"/>
              </w:rPr>
            </w:pPr>
            <w:r>
              <w:rPr>
                <w:rFonts w:eastAsia="Times New Roman" w:cs="Calibri"/>
              </w:rPr>
              <w:t>Bereitstellung der virtuellen Serverinfrastruktur (Hosting) zum Betrieb des Beschaffungsagenten</w:t>
            </w:r>
          </w:p>
        </w:tc>
        <w:tc>
          <w:tcPr>
            <w:tcW w:w="2977" w:type="dxa"/>
            <w:tcBorders>
              <w:top w:val="single" w:sz="4" w:space="0" w:color="auto"/>
              <w:left w:val="single" w:sz="4" w:space="0" w:color="auto"/>
              <w:bottom w:val="single" w:sz="4" w:space="0" w:color="auto"/>
              <w:right w:val="single" w:sz="4" w:space="0" w:color="auto"/>
            </w:tcBorders>
          </w:tcPr>
          <w:p w14:paraId="0C2BF63B" w14:textId="77777777" w:rsidR="00504F26" w:rsidRPr="008D593B" w:rsidRDefault="00504F26" w:rsidP="009E4CFB">
            <w:pPr>
              <w:jc w:val="both"/>
              <w:rPr>
                <w:rFonts w:eastAsia="Times New Roman" w:cs="Calibri"/>
              </w:rPr>
            </w:pPr>
            <w:r>
              <w:rPr>
                <w:rFonts w:eastAsia="Times New Roman" w:cs="Calibri"/>
              </w:rPr>
              <w:t>Entfällt – Rechenzentrum in Deutschland; kein Drittlandtransfer.</w:t>
            </w:r>
          </w:p>
        </w:tc>
      </w:tr>
    </w:tbl>
    <w:p w14:paraId="2FB2B18E" w14:textId="77777777" w:rsidR="00504F26" w:rsidRDefault="00504F26" w:rsidP="00504F26"/>
    <w:p w14:paraId="756A7874" w14:textId="77777777" w:rsidR="00504F26" w:rsidRDefault="00504F26" w:rsidP="00133170">
      <w:pPr>
        <w:pStyle w:val="Muster-Text"/>
      </w:pPr>
    </w:p>
    <w:sectPr w:rsidR="00504F26" w:rsidSect="00A73B85">
      <w:footnotePr>
        <w:numFmt w:val="chicago"/>
        <w:numRestart w:val="eachSect"/>
      </w:footnotePr>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4198AE" w14:textId="77777777" w:rsidR="00016171" w:rsidRDefault="00016171" w:rsidP="007950A5">
      <w:pPr>
        <w:spacing w:after="0" w:line="240" w:lineRule="auto"/>
      </w:pPr>
      <w:r>
        <w:separator/>
      </w:r>
    </w:p>
  </w:endnote>
  <w:endnote w:type="continuationSeparator" w:id="0">
    <w:p w14:paraId="72E54C36" w14:textId="77777777" w:rsidR="00016171" w:rsidRDefault="00016171" w:rsidP="00795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ZDingbats">
    <w:altName w:val="Courier New"/>
    <w:panose1 w:val="020B06040202020202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ITC Officina Sans Std Book">
    <w:altName w:val="Calibri"/>
    <w:panose1 w:val="020B0604020202020204"/>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82110895"/>
      <w:docPartObj>
        <w:docPartGallery w:val="Page Numbers (Bottom of Page)"/>
        <w:docPartUnique/>
      </w:docPartObj>
    </w:sdtPr>
    <w:sdtContent>
      <w:p w14:paraId="4E609955" w14:textId="77777777" w:rsidR="006660A7" w:rsidRDefault="006660A7">
        <w:pPr>
          <w:pStyle w:val="Fuzeile"/>
          <w:jc w:val="right"/>
        </w:pPr>
        <w:r>
          <w:fldChar w:fldCharType="begin"/>
        </w:r>
        <w:r>
          <w:instrText>PAGE   \* MERGEFORMAT</w:instrText>
        </w:r>
        <w:r>
          <w:fldChar w:fldCharType="separate"/>
        </w:r>
        <w:r>
          <w:t>2</w:t>
        </w:r>
        <w:r>
          <w:fldChar w:fldCharType="end"/>
        </w:r>
      </w:p>
    </w:sdtContent>
  </w:sdt>
  <w:p w14:paraId="6AE74232" w14:textId="77777777" w:rsidR="006660A7" w:rsidRDefault="006660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24"/>
      <w:gridCol w:w="3024"/>
      <w:gridCol w:w="3024"/>
    </w:tblGrid>
    <w:tr w:rsidR="00504F26" w14:paraId="79B53113" w14:textId="77777777" w:rsidTr="000D2D8D">
      <w:tc>
        <w:tcPr>
          <w:tcW w:w="3024" w:type="dxa"/>
        </w:tcPr>
        <w:p w14:paraId="344F4ECD" w14:textId="77777777" w:rsidR="00504F26" w:rsidRDefault="00504F26" w:rsidP="000D2D8D">
          <w:pPr>
            <w:pStyle w:val="Kopfzeile"/>
            <w:ind w:left="-115"/>
          </w:pPr>
        </w:p>
      </w:tc>
      <w:tc>
        <w:tcPr>
          <w:tcW w:w="3024" w:type="dxa"/>
        </w:tcPr>
        <w:p w14:paraId="618EE5FD" w14:textId="77777777" w:rsidR="00504F26" w:rsidRDefault="00504F26" w:rsidP="000D2D8D">
          <w:pPr>
            <w:pStyle w:val="Kopfzeile"/>
            <w:jc w:val="center"/>
          </w:pPr>
        </w:p>
      </w:tc>
      <w:tc>
        <w:tcPr>
          <w:tcW w:w="3024" w:type="dxa"/>
        </w:tcPr>
        <w:p w14:paraId="4219FABE" w14:textId="77777777" w:rsidR="00504F26" w:rsidRDefault="00504F26" w:rsidP="000D2D8D">
          <w:pPr>
            <w:pStyle w:val="Kopfzeile"/>
            <w:ind w:right="-115"/>
            <w:jc w:val="right"/>
          </w:pPr>
        </w:p>
      </w:tc>
    </w:tr>
  </w:tbl>
  <w:p w14:paraId="37288EE1" w14:textId="77777777" w:rsidR="00504F26" w:rsidRDefault="00504F26" w:rsidP="000D2D8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463CA4" w14:textId="77777777" w:rsidR="00016171" w:rsidRDefault="00016171" w:rsidP="007950A5">
      <w:pPr>
        <w:spacing w:after="0" w:line="240" w:lineRule="auto"/>
      </w:pPr>
      <w:r>
        <w:separator/>
      </w:r>
    </w:p>
  </w:footnote>
  <w:footnote w:type="continuationSeparator" w:id="0">
    <w:p w14:paraId="7B3B5EBE" w14:textId="77777777" w:rsidR="00016171" w:rsidRDefault="00016171" w:rsidP="007950A5">
      <w:pPr>
        <w:spacing w:after="0" w:line="240" w:lineRule="auto"/>
      </w:pPr>
      <w:r>
        <w:continuationSeparator/>
      </w:r>
    </w:p>
  </w:footnote>
  <w:footnote w:id="1">
    <w:p w14:paraId="77E0D847" w14:textId="08DA3DB5" w:rsidR="00A73B85" w:rsidRDefault="00A73B85">
      <w:pPr>
        <w:pStyle w:val="Funotentext"/>
      </w:pPr>
      <w:r>
        <w:rPr>
          <w:rStyle w:val="Funotenzeichen"/>
        </w:rPr>
        <w:footnoteRef/>
      </w:r>
      <w:r>
        <w:t xml:space="preserve"> An dieser Stelle kommen insbesondere die Standarddatenschutzklauseln</w:t>
      </w:r>
      <w:r w:rsidR="005077C1">
        <w:t xml:space="preserve"> </w:t>
      </w:r>
      <w:r w:rsidR="00ED0219">
        <w:t xml:space="preserve">der </w:t>
      </w:r>
      <w:r>
        <w:t>Kommission gem. Art. 46 Abs. 2</w:t>
      </w:r>
      <w:r w:rsidR="00ED0219">
        <w:t xml:space="preserve"> </w:t>
      </w:r>
      <w:proofErr w:type="spellStart"/>
      <w:r w:rsidR="00ED0219">
        <w:t>lit</w:t>
      </w:r>
      <w:proofErr w:type="spellEnd"/>
      <w:r w:rsidR="00ED0219">
        <w:t>. c</w:t>
      </w:r>
      <w:r>
        <w:t xml:space="preserve"> DS-GVO</w:t>
      </w:r>
      <w:r w:rsidR="005077C1">
        <w:t xml:space="preserve"> in der Variante „Übermittlung von Auftragsverarbeiter an Auftragsverarbeiter“ (Modul 3)</w:t>
      </w:r>
      <w:r>
        <w:t xml:space="preserve"> in Betracht.</w:t>
      </w:r>
      <w:r w:rsidR="005077C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24"/>
      <w:gridCol w:w="3024"/>
      <w:gridCol w:w="3024"/>
    </w:tblGrid>
    <w:tr w:rsidR="00504F26" w14:paraId="66F996AF" w14:textId="77777777" w:rsidTr="000D2D8D">
      <w:tc>
        <w:tcPr>
          <w:tcW w:w="3024" w:type="dxa"/>
        </w:tcPr>
        <w:p w14:paraId="6168CFB1" w14:textId="77777777" w:rsidR="00504F26" w:rsidRDefault="00504F26" w:rsidP="000D2D8D">
          <w:pPr>
            <w:pStyle w:val="Kopfzeile"/>
            <w:ind w:left="-115"/>
          </w:pPr>
        </w:p>
      </w:tc>
      <w:tc>
        <w:tcPr>
          <w:tcW w:w="3024" w:type="dxa"/>
        </w:tcPr>
        <w:p w14:paraId="0CF492C5" w14:textId="77777777" w:rsidR="00504F26" w:rsidRDefault="00504F26" w:rsidP="006775C6">
          <w:pPr>
            <w:pStyle w:val="Kopfzeile"/>
            <w:jc w:val="center"/>
          </w:pPr>
        </w:p>
      </w:tc>
      <w:tc>
        <w:tcPr>
          <w:tcW w:w="3024" w:type="dxa"/>
        </w:tcPr>
        <w:p w14:paraId="1DAF3E66" w14:textId="77777777" w:rsidR="00504F26" w:rsidRDefault="00504F26" w:rsidP="000D2D8D">
          <w:pPr>
            <w:pStyle w:val="Kopfzeile"/>
            <w:ind w:right="-115"/>
            <w:jc w:val="right"/>
          </w:pPr>
        </w:p>
      </w:tc>
    </w:tr>
  </w:tbl>
  <w:p w14:paraId="1016AA4B" w14:textId="77777777" w:rsidR="00504F26" w:rsidRDefault="00504F26" w:rsidP="000D2D8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76509"/>
    <w:multiLevelType w:val="hybridMultilevel"/>
    <w:tmpl w:val="33162A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4C4FC2"/>
    <w:multiLevelType w:val="hybridMultilevel"/>
    <w:tmpl w:val="19D67D46"/>
    <w:lvl w:ilvl="0" w:tplc="FF32E158">
      <w:start w:val="1"/>
      <w:numFmt w:val="bullet"/>
      <w:lvlText w:val=""/>
      <w:lvlJc w:val="left"/>
      <w:pPr>
        <w:ind w:left="2136" w:hanging="360"/>
      </w:pPr>
      <w:rPr>
        <w:rFonts w:ascii="Wingdings 2" w:hAnsi="Wingdings 2" w:hint="default"/>
        <w:color w:val="auto"/>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2" w15:restartNumberingAfterBreak="0">
    <w:nsid w:val="155F20ED"/>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3" w15:restartNumberingAfterBreak="0">
    <w:nsid w:val="18AC3E05"/>
    <w:multiLevelType w:val="hybridMultilevel"/>
    <w:tmpl w:val="1DD6F6CA"/>
    <w:lvl w:ilvl="0" w:tplc="FF32E158">
      <w:start w:val="1"/>
      <w:numFmt w:val="bullet"/>
      <w:lvlText w:val=""/>
      <w:lvlJc w:val="left"/>
      <w:pPr>
        <w:ind w:left="1128" w:hanging="360"/>
      </w:pPr>
      <w:rPr>
        <w:rFonts w:ascii="Wingdings 2" w:hAnsi="Wingdings 2" w:hint="default"/>
        <w:color w:val="auto"/>
      </w:rPr>
    </w:lvl>
    <w:lvl w:ilvl="1" w:tplc="04070003" w:tentative="1">
      <w:start w:val="1"/>
      <w:numFmt w:val="bullet"/>
      <w:lvlText w:val="o"/>
      <w:lvlJc w:val="left"/>
      <w:pPr>
        <w:ind w:left="1848" w:hanging="360"/>
      </w:pPr>
      <w:rPr>
        <w:rFonts w:ascii="Courier New" w:hAnsi="Courier New" w:cs="Courier New" w:hint="default"/>
      </w:rPr>
    </w:lvl>
    <w:lvl w:ilvl="2" w:tplc="04070005" w:tentative="1">
      <w:start w:val="1"/>
      <w:numFmt w:val="bullet"/>
      <w:lvlText w:val=""/>
      <w:lvlJc w:val="left"/>
      <w:pPr>
        <w:ind w:left="2568" w:hanging="360"/>
      </w:pPr>
      <w:rPr>
        <w:rFonts w:ascii="Wingdings" w:hAnsi="Wingdings" w:hint="default"/>
      </w:rPr>
    </w:lvl>
    <w:lvl w:ilvl="3" w:tplc="04070001" w:tentative="1">
      <w:start w:val="1"/>
      <w:numFmt w:val="bullet"/>
      <w:lvlText w:val=""/>
      <w:lvlJc w:val="left"/>
      <w:pPr>
        <w:ind w:left="3288" w:hanging="360"/>
      </w:pPr>
      <w:rPr>
        <w:rFonts w:ascii="Symbol" w:hAnsi="Symbol" w:hint="default"/>
      </w:rPr>
    </w:lvl>
    <w:lvl w:ilvl="4" w:tplc="04070003" w:tentative="1">
      <w:start w:val="1"/>
      <w:numFmt w:val="bullet"/>
      <w:lvlText w:val="o"/>
      <w:lvlJc w:val="left"/>
      <w:pPr>
        <w:ind w:left="4008" w:hanging="360"/>
      </w:pPr>
      <w:rPr>
        <w:rFonts w:ascii="Courier New" w:hAnsi="Courier New" w:cs="Courier New" w:hint="default"/>
      </w:rPr>
    </w:lvl>
    <w:lvl w:ilvl="5" w:tplc="04070005" w:tentative="1">
      <w:start w:val="1"/>
      <w:numFmt w:val="bullet"/>
      <w:lvlText w:val=""/>
      <w:lvlJc w:val="left"/>
      <w:pPr>
        <w:ind w:left="4728" w:hanging="360"/>
      </w:pPr>
      <w:rPr>
        <w:rFonts w:ascii="Wingdings" w:hAnsi="Wingdings" w:hint="default"/>
      </w:rPr>
    </w:lvl>
    <w:lvl w:ilvl="6" w:tplc="04070001" w:tentative="1">
      <w:start w:val="1"/>
      <w:numFmt w:val="bullet"/>
      <w:lvlText w:val=""/>
      <w:lvlJc w:val="left"/>
      <w:pPr>
        <w:ind w:left="5448" w:hanging="360"/>
      </w:pPr>
      <w:rPr>
        <w:rFonts w:ascii="Symbol" w:hAnsi="Symbol" w:hint="default"/>
      </w:rPr>
    </w:lvl>
    <w:lvl w:ilvl="7" w:tplc="04070003" w:tentative="1">
      <w:start w:val="1"/>
      <w:numFmt w:val="bullet"/>
      <w:lvlText w:val="o"/>
      <w:lvlJc w:val="left"/>
      <w:pPr>
        <w:ind w:left="6168" w:hanging="360"/>
      </w:pPr>
      <w:rPr>
        <w:rFonts w:ascii="Courier New" w:hAnsi="Courier New" w:cs="Courier New" w:hint="default"/>
      </w:rPr>
    </w:lvl>
    <w:lvl w:ilvl="8" w:tplc="04070005" w:tentative="1">
      <w:start w:val="1"/>
      <w:numFmt w:val="bullet"/>
      <w:lvlText w:val=""/>
      <w:lvlJc w:val="left"/>
      <w:pPr>
        <w:ind w:left="6888" w:hanging="360"/>
      </w:pPr>
      <w:rPr>
        <w:rFonts w:ascii="Wingdings" w:hAnsi="Wingdings" w:hint="default"/>
      </w:rPr>
    </w:lvl>
  </w:abstractNum>
  <w:abstractNum w:abstractNumId="4" w15:restartNumberingAfterBreak="0">
    <w:nsid w:val="1E281167"/>
    <w:multiLevelType w:val="hybridMultilevel"/>
    <w:tmpl w:val="71ECDAF2"/>
    <w:lvl w:ilvl="0" w:tplc="FF32E158">
      <w:start w:val="1"/>
      <w:numFmt w:val="bullet"/>
      <w:lvlText w:val=""/>
      <w:lvlJc w:val="left"/>
      <w:pPr>
        <w:tabs>
          <w:tab w:val="num" w:pos="720"/>
        </w:tabs>
        <w:ind w:left="720" w:hanging="360"/>
      </w:pPr>
      <w:rPr>
        <w:rFonts w:ascii="Wingdings 2" w:hAnsi="Wingdings 2"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582CC2"/>
    <w:multiLevelType w:val="hybridMultilevel"/>
    <w:tmpl w:val="DC36A630"/>
    <w:lvl w:ilvl="0" w:tplc="F6641B48">
      <w:start w:val="1"/>
      <w:numFmt w:val="decimal"/>
      <w:pStyle w:val="Muster-Nummerierung1"/>
      <w:lvlText w:val="%1."/>
      <w:lvlJc w:val="left"/>
      <w:pPr>
        <w:ind w:left="360" w:hanging="360"/>
      </w:pPr>
      <w:rPr>
        <w:rFonts w:hint="default"/>
        <w:i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24A62072"/>
    <w:multiLevelType w:val="hybridMultilevel"/>
    <w:tmpl w:val="323CA7F8"/>
    <w:lvl w:ilvl="0" w:tplc="84007F26">
      <w:start w:val="1"/>
      <w:numFmt w:val="bullet"/>
      <w:lvlText w:val="□"/>
      <w:lvlJc w:val="left"/>
      <w:pPr>
        <w:tabs>
          <w:tab w:val="num" w:pos="720"/>
        </w:tabs>
        <w:ind w:left="720" w:hanging="360"/>
      </w:pPr>
      <w:rPr>
        <w:rFonts w:ascii="Arial" w:hAnsi="Arial" w:hint="default"/>
        <w:color w:val="auto"/>
        <w:sz w:val="28"/>
        <w:szCs w:val="28"/>
      </w:rPr>
    </w:lvl>
    <w:lvl w:ilvl="1" w:tplc="DD688858">
      <w:start w:val="1"/>
      <w:numFmt w:val="bullet"/>
      <w:lvlText w:val=""/>
      <w:lvlJc w:val="left"/>
      <w:pPr>
        <w:tabs>
          <w:tab w:val="num" w:pos="1440"/>
        </w:tabs>
        <w:ind w:left="1440" w:hanging="360"/>
      </w:pPr>
      <w:rPr>
        <w:rFonts w:ascii="Symbol" w:hAnsi="Symbol"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7" w15:restartNumberingAfterBreak="0">
    <w:nsid w:val="27CD1071"/>
    <w:multiLevelType w:val="hybridMultilevel"/>
    <w:tmpl w:val="A6D6095A"/>
    <w:lvl w:ilvl="0" w:tplc="52501D48">
      <w:start w:val="1"/>
      <w:numFmt w:val="decimal"/>
      <w:pStyle w:val="Muster-Nummerierung2"/>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A8B5FBB"/>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9" w15:restartNumberingAfterBreak="0">
    <w:nsid w:val="2B47013B"/>
    <w:multiLevelType w:val="hybridMultilevel"/>
    <w:tmpl w:val="88DA8BBE"/>
    <w:lvl w:ilvl="0" w:tplc="696A6394">
      <w:start w:val="1"/>
      <w:numFmt w:val="lowerLetter"/>
      <w:lvlText w:val="%1)"/>
      <w:lvlJc w:val="left"/>
      <w:pPr>
        <w:ind w:left="720" w:hanging="360"/>
      </w:pPr>
      <w:rPr>
        <w:rFonts w:eastAsia="Times New Roman" w:cs="Calibr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5E01A36"/>
    <w:multiLevelType w:val="hybridMultilevel"/>
    <w:tmpl w:val="A1FAA352"/>
    <w:lvl w:ilvl="0" w:tplc="FF32E158">
      <w:start w:val="1"/>
      <w:numFmt w:val="bullet"/>
      <w:lvlText w:val=""/>
      <w:lvlJc w:val="left"/>
      <w:pPr>
        <w:ind w:left="1428" w:hanging="360"/>
      </w:pPr>
      <w:rPr>
        <w:rFonts w:ascii="Wingdings 2" w:hAnsi="Wingdings 2" w:hint="default"/>
        <w:color w:val="auto"/>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37277F9C"/>
    <w:multiLevelType w:val="hybridMultilevel"/>
    <w:tmpl w:val="85F224DC"/>
    <w:lvl w:ilvl="0" w:tplc="C010AE3E">
      <w:start w:val="1"/>
      <w:numFmt w:val="bullet"/>
      <w:lvlText w:val="r"/>
      <w:lvlJc w:val="left"/>
      <w:pPr>
        <w:ind w:left="720" w:hanging="360"/>
      </w:pPr>
      <w:rPr>
        <w:rFonts w:ascii="ZDingbats" w:hAnsi="ZDingbats" w:cs="Times New Roman" w:hint="default"/>
      </w:rPr>
    </w:lvl>
    <w:lvl w:ilvl="1" w:tplc="7C9E608A">
      <w:start w:val="1"/>
      <w:numFmt w:val="bullet"/>
      <w:pStyle w:val="Muster-Aufzhlung2"/>
      <w:lvlText w:val="□"/>
      <w:lvlJc w:val="left"/>
      <w:pPr>
        <w:tabs>
          <w:tab w:val="num" w:pos="1440"/>
        </w:tabs>
        <w:ind w:left="1440" w:hanging="360"/>
      </w:pPr>
      <w:rPr>
        <w:rFonts w:ascii="Arial" w:hAnsi="Arial" w:hint="default"/>
        <w:sz w:val="28"/>
        <w:szCs w:val="28"/>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2" w15:restartNumberingAfterBreak="0">
    <w:nsid w:val="402350BF"/>
    <w:multiLevelType w:val="hybridMultilevel"/>
    <w:tmpl w:val="88DA8BBE"/>
    <w:lvl w:ilvl="0" w:tplc="696A6394">
      <w:start w:val="1"/>
      <w:numFmt w:val="lowerLetter"/>
      <w:lvlText w:val="%1)"/>
      <w:lvlJc w:val="left"/>
      <w:pPr>
        <w:ind w:left="720" w:hanging="360"/>
      </w:pPr>
      <w:rPr>
        <w:rFonts w:eastAsia="Times New Roman" w:cs="Calibr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17A24BE"/>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4" w15:restartNumberingAfterBreak="0">
    <w:nsid w:val="4B570659"/>
    <w:multiLevelType w:val="hybridMultilevel"/>
    <w:tmpl w:val="6D8E7FD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BFE0A29"/>
    <w:multiLevelType w:val="hybridMultilevel"/>
    <w:tmpl w:val="FCE6B35E"/>
    <w:lvl w:ilvl="0" w:tplc="8E48C68A">
      <w:start w:val="1"/>
      <w:numFmt w:val="lowerLetter"/>
      <w:lvlText w:val="%1)"/>
      <w:lvlJc w:val="left"/>
      <w:pPr>
        <w:ind w:left="1800" w:hanging="360"/>
      </w:pPr>
      <w:rPr>
        <w:rFonts w:asciiTheme="minorHAnsi" w:eastAsia="Times New Roman" w:hAnsiTheme="minorHAnsi" w:cs="Calibri"/>
      </w:rPr>
    </w:lvl>
    <w:lvl w:ilvl="1" w:tplc="04070003" w:tentative="1">
      <w:start w:val="1"/>
      <w:numFmt w:val="bullet"/>
      <w:lvlText w:val="o"/>
      <w:lvlJc w:val="left"/>
      <w:pPr>
        <w:ind w:left="2520" w:hanging="360"/>
      </w:pPr>
      <w:rPr>
        <w:rFonts w:ascii="Courier New" w:hAnsi="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6" w15:restartNumberingAfterBreak="0">
    <w:nsid w:val="50F92C9E"/>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7" w15:restartNumberingAfterBreak="0">
    <w:nsid w:val="514C1025"/>
    <w:multiLevelType w:val="hybridMultilevel"/>
    <w:tmpl w:val="4CE4599C"/>
    <w:lvl w:ilvl="0" w:tplc="52EEDF18">
      <w:start w:val="1"/>
      <w:numFmt w:val="bullet"/>
      <w:pStyle w:val="Muster-Aufzhlung"/>
      <w:lvlText w:val=""/>
      <w:lvlJc w:val="left"/>
      <w:pPr>
        <w:tabs>
          <w:tab w:val="num" w:pos="928"/>
        </w:tabs>
        <w:ind w:left="928"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8" w15:restartNumberingAfterBreak="0">
    <w:nsid w:val="516F5D59"/>
    <w:multiLevelType w:val="hybridMultilevel"/>
    <w:tmpl w:val="71ECDAF2"/>
    <w:lvl w:ilvl="0" w:tplc="FF32E158">
      <w:start w:val="1"/>
      <w:numFmt w:val="bullet"/>
      <w:lvlText w:val=""/>
      <w:lvlJc w:val="left"/>
      <w:pPr>
        <w:tabs>
          <w:tab w:val="num" w:pos="720"/>
        </w:tabs>
        <w:ind w:left="720" w:hanging="360"/>
      </w:pPr>
      <w:rPr>
        <w:rFonts w:ascii="Wingdings 2" w:hAnsi="Wingdings 2"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4644E1B"/>
    <w:multiLevelType w:val="hybridMultilevel"/>
    <w:tmpl w:val="71ECDAF2"/>
    <w:lvl w:ilvl="0" w:tplc="FF32E158">
      <w:start w:val="1"/>
      <w:numFmt w:val="bullet"/>
      <w:lvlText w:val=""/>
      <w:lvlJc w:val="left"/>
      <w:pPr>
        <w:tabs>
          <w:tab w:val="num" w:pos="720"/>
        </w:tabs>
        <w:ind w:left="720" w:hanging="360"/>
      </w:pPr>
      <w:rPr>
        <w:rFonts w:ascii="Wingdings 2" w:hAnsi="Wingdings 2"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310EE"/>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21" w15:restartNumberingAfterBreak="0">
    <w:nsid w:val="5CF62380"/>
    <w:multiLevelType w:val="hybridMultilevel"/>
    <w:tmpl w:val="4B44C9F0"/>
    <w:lvl w:ilvl="0" w:tplc="FF32E158">
      <w:start w:val="1"/>
      <w:numFmt w:val="bullet"/>
      <w:lvlText w:val=""/>
      <w:lvlJc w:val="left"/>
      <w:pPr>
        <w:ind w:left="1440" w:hanging="360"/>
      </w:pPr>
      <w:rPr>
        <w:rFonts w:ascii="Wingdings 2" w:hAnsi="Wingdings 2" w:hint="default"/>
        <w:color w:val="auto"/>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2" w15:restartNumberingAfterBreak="0">
    <w:nsid w:val="631565E1"/>
    <w:multiLevelType w:val="hybridMultilevel"/>
    <w:tmpl w:val="59FA2B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4280E8D"/>
    <w:multiLevelType w:val="hybridMultilevel"/>
    <w:tmpl w:val="9BA0B0F6"/>
    <w:lvl w:ilvl="0" w:tplc="6B3C4058">
      <w:start w:val="1"/>
      <w:numFmt w:val="bullet"/>
      <w:pStyle w:val="Muster-Aufzhlung3"/>
      <w:lvlText w:val="-"/>
      <w:lvlJc w:val="left"/>
      <w:pPr>
        <w:ind w:left="1353" w:hanging="360"/>
      </w:pPr>
      <w:rPr>
        <w:rFonts w:ascii="Times New Roman" w:hAnsi="Times New Roman" w:cs="Times New Roman" w:hint="default"/>
      </w:rPr>
    </w:lvl>
    <w:lvl w:ilvl="1" w:tplc="04070003" w:tentative="1">
      <w:start w:val="1"/>
      <w:numFmt w:val="bullet"/>
      <w:lvlText w:val="o"/>
      <w:lvlJc w:val="left"/>
      <w:pPr>
        <w:ind w:left="2073" w:hanging="360"/>
      </w:pPr>
      <w:rPr>
        <w:rFonts w:ascii="Courier New" w:hAnsi="Courier New" w:cs="Courier New" w:hint="default"/>
      </w:rPr>
    </w:lvl>
    <w:lvl w:ilvl="2" w:tplc="04070005" w:tentative="1">
      <w:start w:val="1"/>
      <w:numFmt w:val="bullet"/>
      <w:lvlText w:val=""/>
      <w:lvlJc w:val="left"/>
      <w:pPr>
        <w:ind w:left="2793" w:hanging="360"/>
      </w:pPr>
      <w:rPr>
        <w:rFonts w:ascii="Wingdings" w:hAnsi="Wingdings" w:hint="default"/>
      </w:rPr>
    </w:lvl>
    <w:lvl w:ilvl="3" w:tplc="04070001" w:tentative="1">
      <w:start w:val="1"/>
      <w:numFmt w:val="bullet"/>
      <w:lvlText w:val=""/>
      <w:lvlJc w:val="left"/>
      <w:pPr>
        <w:ind w:left="3513" w:hanging="360"/>
      </w:pPr>
      <w:rPr>
        <w:rFonts w:ascii="Symbol" w:hAnsi="Symbol" w:hint="default"/>
      </w:rPr>
    </w:lvl>
    <w:lvl w:ilvl="4" w:tplc="04070003" w:tentative="1">
      <w:start w:val="1"/>
      <w:numFmt w:val="bullet"/>
      <w:lvlText w:val="o"/>
      <w:lvlJc w:val="left"/>
      <w:pPr>
        <w:ind w:left="4233" w:hanging="360"/>
      </w:pPr>
      <w:rPr>
        <w:rFonts w:ascii="Courier New" w:hAnsi="Courier New" w:cs="Courier New" w:hint="default"/>
      </w:rPr>
    </w:lvl>
    <w:lvl w:ilvl="5" w:tplc="04070005" w:tentative="1">
      <w:start w:val="1"/>
      <w:numFmt w:val="bullet"/>
      <w:lvlText w:val=""/>
      <w:lvlJc w:val="left"/>
      <w:pPr>
        <w:ind w:left="4953" w:hanging="360"/>
      </w:pPr>
      <w:rPr>
        <w:rFonts w:ascii="Wingdings" w:hAnsi="Wingdings" w:hint="default"/>
      </w:rPr>
    </w:lvl>
    <w:lvl w:ilvl="6" w:tplc="04070001" w:tentative="1">
      <w:start w:val="1"/>
      <w:numFmt w:val="bullet"/>
      <w:lvlText w:val=""/>
      <w:lvlJc w:val="left"/>
      <w:pPr>
        <w:ind w:left="5673" w:hanging="360"/>
      </w:pPr>
      <w:rPr>
        <w:rFonts w:ascii="Symbol" w:hAnsi="Symbol" w:hint="default"/>
      </w:rPr>
    </w:lvl>
    <w:lvl w:ilvl="7" w:tplc="04070003" w:tentative="1">
      <w:start w:val="1"/>
      <w:numFmt w:val="bullet"/>
      <w:lvlText w:val="o"/>
      <w:lvlJc w:val="left"/>
      <w:pPr>
        <w:ind w:left="6393" w:hanging="360"/>
      </w:pPr>
      <w:rPr>
        <w:rFonts w:ascii="Courier New" w:hAnsi="Courier New" w:cs="Courier New" w:hint="default"/>
      </w:rPr>
    </w:lvl>
    <w:lvl w:ilvl="8" w:tplc="04070005" w:tentative="1">
      <w:start w:val="1"/>
      <w:numFmt w:val="bullet"/>
      <w:lvlText w:val=""/>
      <w:lvlJc w:val="left"/>
      <w:pPr>
        <w:ind w:left="7113" w:hanging="360"/>
      </w:pPr>
      <w:rPr>
        <w:rFonts w:ascii="Wingdings" w:hAnsi="Wingdings" w:hint="default"/>
      </w:rPr>
    </w:lvl>
  </w:abstractNum>
  <w:abstractNum w:abstractNumId="24" w15:restartNumberingAfterBreak="0">
    <w:nsid w:val="64BF37EC"/>
    <w:multiLevelType w:val="hybridMultilevel"/>
    <w:tmpl w:val="4E94F170"/>
    <w:lvl w:ilvl="0" w:tplc="1A523BA4">
      <w:start w:val="1"/>
      <w:numFmt w:val="lowerLetter"/>
      <w:pStyle w:val="Muster-AufzhlungBuchstaben"/>
      <w:lvlText w:val="%1)"/>
      <w:lvlJc w:val="left"/>
      <w:pPr>
        <w:ind w:left="1080" w:hanging="360"/>
      </w:pPr>
      <w:rPr>
        <w:rFonts w:eastAsia="Times New Roman" w:cs="Calibri"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5" w15:restartNumberingAfterBreak="0">
    <w:nsid w:val="683D445E"/>
    <w:multiLevelType w:val="hybridMultilevel"/>
    <w:tmpl w:val="88DA8BBE"/>
    <w:lvl w:ilvl="0" w:tplc="696A6394">
      <w:start w:val="1"/>
      <w:numFmt w:val="lowerLetter"/>
      <w:lvlText w:val="%1)"/>
      <w:lvlJc w:val="left"/>
      <w:pPr>
        <w:ind w:left="720" w:hanging="360"/>
      </w:pPr>
      <w:rPr>
        <w:rFonts w:eastAsia="Times New Roman" w:cs="Calibr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EEC27E4"/>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27" w15:restartNumberingAfterBreak="0">
    <w:nsid w:val="78D90152"/>
    <w:multiLevelType w:val="hybridMultilevel"/>
    <w:tmpl w:val="71ECDAF2"/>
    <w:lvl w:ilvl="0" w:tplc="FF32E158">
      <w:start w:val="1"/>
      <w:numFmt w:val="bullet"/>
      <w:lvlText w:val=""/>
      <w:lvlJc w:val="left"/>
      <w:pPr>
        <w:tabs>
          <w:tab w:val="num" w:pos="360"/>
        </w:tabs>
        <w:ind w:left="360" w:hanging="360"/>
      </w:pPr>
      <w:rPr>
        <w:rFonts w:ascii="Wingdings 2" w:hAnsi="Wingdings 2" w:hint="default"/>
        <w:color w:val="auto"/>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num w:numId="1" w16cid:durableId="1641350913">
    <w:abstractNumId w:val="17"/>
  </w:num>
  <w:num w:numId="2" w16cid:durableId="110173796">
    <w:abstractNumId w:val="2"/>
  </w:num>
  <w:num w:numId="3" w16cid:durableId="850800977">
    <w:abstractNumId w:val="19"/>
  </w:num>
  <w:num w:numId="4" w16cid:durableId="1085418699">
    <w:abstractNumId w:val="4"/>
  </w:num>
  <w:num w:numId="5" w16cid:durableId="651253629">
    <w:abstractNumId w:val="18"/>
  </w:num>
  <w:num w:numId="6" w16cid:durableId="520897811">
    <w:abstractNumId w:val="27"/>
  </w:num>
  <w:num w:numId="7" w16cid:durableId="191042876">
    <w:abstractNumId w:val="13"/>
  </w:num>
  <w:num w:numId="8" w16cid:durableId="696084460">
    <w:abstractNumId w:val="16"/>
  </w:num>
  <w:num w:numId="9" w16cid:durableId="895972608">
    <w:abstractNumId w:val="26"/>
  </w:num>
  <w:num w:numId="10" w16cid:durableId="846285420">
    <w:abstractNumId w:val="20"/>
  </w:num>
  <w:num w:numId="11" w16cid:durableId="445851011">
    <w:abstractNumId w:val="8"/>
  </w:num>
  <w:num w:numId="12" w16cid:durableId="551814368">
    <w:abstractNumId w:val="11"/>
  </w:num>
  <w:num w:numId="13" w16cid:durableId="1953047273">
    <w:abstractNumId w:val="6"/>
  </w:num>
  <w:num w:numId="14" w16cid:durableId="213003639">
    <w:abstractNumId w:val="25"/>
  </w:num>
  <w:num w:numId="15" w16cid:durableId="1495490073">
    <w:abstractNumId w:val="9"/>
  </w:num>
  <w:num w:numId="16" w16cid:durableId="317197629">
    <w:abstractNumId w:val="12"/>
  </w:num>
  <w:num w:numId="17" w16cid:durableId="143933991">
    <w:abstractNumId w:val="0"/>
  </w:num>
  <w:num w:numId="18" w16cid:durableId="146362673">
    <w:abstractNumId w:val="15"/>
  </w:num>
  <w:num w:numId="19" w16cid:durableId="1813328286">
    <w:abstractNumId w:val="22"/>
  </w:num>
  <w:num w:numId="20" w16cid:durableId="586034592">
    <w:abstractNumId w:val="3"/>
  </w:num>
  <w:num w:numId="21" w16cid:durableId="35350172">
    <w:abstractNumId w:val="1"/>
  </w:num>
  <w:num w:numId="22" w16cid:durableId="1173377003">
    <w:abstractNumId w:val="24"/>
  </w:num>
  <w:num w:numId="23" w16cid:durableId="138544197">
    <w:abstractNumId w:val="23"/>
  </w:num>
  <w:num w:numId="24" w16cid:durableId="1022709619">
    <w:abstractNumId w:val="10"/>
  </w:num>
  <w:num w:numId="25" w16cid:durableId="682316785">
    <w:abstractNumId w:val="21"/>
  </w:num>
  <w:num w:numId="26" w16cid:durableId="475495786">
    <w:abstractNumId w:val="14"/>
  </w:num>
  <w:num w:numId="27" w16cid:durableId="1495412115">
    <w:abstractNumId w:val="5"/>
  </w:num>
  <w:num w:numId="28" w16cid:durableId="168756390">
    <w:abstractNumId w:val="7"/>
  </w:num>
  <w:num w:numId="29" w16cid:durableId="782652146">
    <w:abstractNumId w:val="7"/>
    <w:lvlOverride w:ilvl="0">
      <w:startOverride w:val="1"/>
    </w:lvlOverride>
  </w:num>
  <w:num w:numId="30" w16cid:durableId="278491181">
    <w:abstractNumId w:val="7"/>
    <w:lvlOverride w:ilvl="0">
      <w:startOverride w:val="1"/>
    </w:lvlOverride>
  </w:num>
  <w:num w:numId="31" w16cid:durableId="1689090768">
    <w:abstractNumId w:val="24"/>
    <w:lvlOverride w:ilvl="0">
      <w:startOverride w:val="1"/>
    </w:lvlOverride>
  </w:num>
  <w:num w:numId="32" w16cid:durableId="591088728">
    <w:abstractNumId w:val="24"/>
    <w:lvlOverride w:ilvl="0">
      <w:startOverride w:val="1"/>
    </w:lvlOverride>
  </w:num>
  <w:num w:numId="33" w16cid:durableId="1623267355">
    <w:abstractNumId w:val="5"/>
    <w:lvlOverride w:ilvl="0">
      <w:startOverride w:val="1"/>
    </w:lvlOverride>
  </w:num>
  <w:num w:numId="34" w16cid:durableId="1880238054">
    <w:abstractNumId w:val="5"/>
  </w:num>
  <w:num w:numId="35" w16cid:durableId="195416820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ebastian Spuhler">
    <w15:presenceInfo w15:providerId="AD" w15:userId="S::sebastian.spuhler@prozessia.de::4094d346-e2df-4bf5-9187-3464bf66df8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750"/>
    <w:rsid w:val="00016171"/>
    <w:rsid w:val="000346E6"/>
    <w:rsid w:val="00037E13"/>
    <w:rsid w:val="00055069"/>
    <w:rsid w:val="000A0C9B"/>
    <w:rsid w:val="000A64C4"/>
    <w:rsid w:val="000D7F47"/>
    <w:rsid w:val="00133170"/>
    <w:rsid w:val="00133A0D"/>
    <w:rsid w:val="001404C5"/>
    <w:rsid w:val="00193FE5"/>
    <w:rsid w:val="001B5706"/>
    <w:rsid w:val="001E6574"/>
    <w:rsid w:val="001F1C8F"/>
    <w:rsid w:val="002378B4"/>
    <w:rsid w:val="00260627"/>
    <w:rsid w:val="00275541"/>
    <w:rsid w:val="00301D50"/>
    <w:rsid w:val="00323C96"/>
    <w:rsid w:val="004012E5"/>
    <w:rsid w:val="00436FAF"/>
    <w:rsid w:val="004616AC"/>
    <w:rsid w:val="0047300C"/>
    <w:rsid w:val="0049043C"/>
    <w:rsid w:val="004D6FA4"/>
    <w:rsid w:val="00504F26"/>
    <w:rsid w:val="005077C1"/>
    <w:rsid w:val="005265C8"/>
    <w:rsid w:val="00526FE1"/>
    <w:rsid w:val="00540D40"/>
    <w:rsid w:val="005643F8"/>
    <w:rsid w:val="0058759F"/>
    <w:rsid w:val="005C16CD"/>
    <w:rsid w:val="005E7523"/>
    <w:rsid w:val="0060369C"/>
    <w:rsid w:val="006128AC"/>
    <w:rsid w:val="00641A76"/>
    <w:rsid w:val="00655F7F"/>
    <w:rsid w:val="00663021"/>
    <w:rsid w:val="006660A7"/>
    <w:rsid w:val="006A6A53"/>
    <w:rsid w:val="006B553E"/>
    <w:rsid w:val="006C2750"/>
    <w:rsid w:val="006E0B4D"/>
    <w:rsid w:val="00702E0B"/>
    <w:rsid w:val="00714550"/>
    <w:rsid w:val="007307FA"/>
    <w:rsid w:val="0073360C"/>
    <w:rsid w:val="00746B50"/>
    <w:rsid w:val="00765A5A"/>
    <w:rsid w:val="00767392"/>
    <w:rsid w:val="007950A5"/>
    <w:rsid w:val="007C33ED"/>
    <w:rsid w:val="007E575D"/>
    <w:rsid w:val="007F7648"/>
    <w:rsid w:val="0081736A"/>
    <w:rsid w:val="008176F0"/>
    <w:rsid w:val="00825654"/>
    <w:rsid w:val="00840FE7"/>
    <w:rsid w:val="008570FE"/>
    <w:rsid w:val="00890F35"/>
    <w:rsid w:val="008A4720"/>
    <w:rsid w:val="008C7DA6"/>
    <w:rsid w:val="008F3ADD"/>
    <w:rsid w:val="00904D7D"/>
    <w:rsid w:val="00910554"/>
    <w:rsid w:val="00922F9B"/>
    <w:rsid w:val="00927C15"/>
    <w:rsid w:val="00984CC1"/>
    <w:rsid w:val="009A6C8D"/>
    <w:rsid w:val="009B4D3F"/>
    <w:rsid w:val="009B7DDE"/>
    <w:rsid w:val="00A02D78"/>
    <w:rsid w:val="00A47064"/>
    <w:rsid w:val="00A628E8"/>
    <w:rsid w:val="00A71BA0"/>
    <w:rsid w:val="00A73B85"/>
    <w:rsid w:val="00AE0BB9"/>
    <w:rsid w:val="00AF3530"/>
    <w:rsid w:val="00AF58FA"/>
    <w:rsid w:val="00B322AA"/>
    <w:rsid w:val="00B559DC"/>
    <w:rsid w:val="00BA6A4C"/>
    <w:rsid w:val="00BB7705"/>
    <w:rsid w:val="00BD4237"/>
    <w:rsid w:val="00C0318F"/>
    <w:rsid w:val="00C23727"/>
    <w:rsid w:val="00C61ABD"/>
    <w:rsid w:val="00C91E05"/>
    <w:rsid w:val="00C92C2E"/>
    <w:rsid w:val="00CB10F2"/>
    <w:rsid w:val="00D21AF6"/>
    <w:rsid w:val="00D30E69"/>
    <w:rsid w:val="00D35781"/>
    <w:rsid w:val="00D73B32"/>
    <w:rsid w:val="00D96191"/>
    <w:rsid w:val="00D964C1"/>
    <w:rsid w:val="00D97687"/>
    <w:rsid w:val="00DC104C"/>
    <w:rsid w:val="00DD67D3"/>
    <w:rsid w:val="00DE2756"/>
    <w:rsid w:val="00E02154"/>
    <w:rsid w:val="00E540C2"/>
    <w:rsid w:val="00E57B54"/>
    <w:rsid w:val="00ED0219"/>
    <w:rsid w:val="00ED3F3C"/>
    <w:rsid w:val="00EF358C"/>
    <w:rsid w:val="00F17D06"/>
    <w:rsid w:val="00F71A46"/>
    <w:rsid w:val="00F7527F"/>
    <w:rsid w:val="00FA7087"/>
    <w:rsid w:val="00FB3953"/>
    <w:rsid w:val="00FC4D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DC3E9"/>
  <w15:chartTrackingRefBased/>
  <w15:docId w15:val="{02FB36B8-4990-41EC-8F02-9D5CF1A1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6FAF"/>
    <w:rPr>
      <w:rFonts w:ascii="Calibri" w:hAnsi="Calibri"/>
      <w:sz w:val="24"/>
    </w:rPr>
  </w:style>
  <w:style w:type="paragraph" w:styleId="berschrift1">
    <w:name w:val="heading 1"/>
    <w:aliases w:val="Muster-Überschrift 1"/>
    <w:basedOn w:val="Standard"/>
    <w:next w:val="Standard"/>
    <w:link w:val="berschrift1Zchn"/>
    <w:uiPriority w:val="9"/>
    <w:qFormat/>
    <w:rsid w:val="007950A5"/>
    <w:pPr>
      <w:keepNext/>
      <w:keepLines/>
      <w:spacing w:before="240" w:after="0"/>
      <w:jc w:val="center"/>
      <w:outlineLvl w:val="0"/>
    </w:pPr>
    <w:rPr>
      <w:rFonts w:eastAsiaTheme="majorEastAsia" w:cstheme="majorBidi"/>
      <w:b/>
      <w:color w:val="C00000"/>
      <w:sz w:val="36"/>
      <w:szCs w:val="32"/>
    </w:rPr>
  </w:style>
  <w:style w:type="paragraph" w:styleId="berschrift2">
    <w:name w:val="heading 2"/>
    <w:basedOn w:val="Standard"/>
    <w:next w:val="Standard"/>
    <w:link w:val="berschrift2Zchn"/>
    <w:uiPriority w:val="9"/>
    <w:unhideWhenUsed/>
    <w:qFormat/>
    <w:rsid w:val="00DC10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6">
    <w:name w:val="heading 6"/>
    <w:basedOn w:val="Standard"/>
    <w:next w:val="Standard"/>
    <w:link w:val="berschrift6Zchn"/>
    <w:uiPriority w:val="9"/>
    <w:semiHidden/>
    <w:unhideWhenUsed/>
    <w:qFormat/>
    <w:rsid w:val="006C275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Muster-Überschrift 1 Zchn"/>
    <w:basedOn w:val="Absatz-Standardschriftart"/>
    <w:link w:val="berschrift1"/>
    <w:uiPriority w:val="9"/>
    <w:rsid w:val="007950A5"/>
    <w:rPr>
      <w:rFonts w:ascii="Calibri" w:eastAsiaTheme="majorEastAsia" w:hAnsi="Calibri" w:cstheme="majorBidi"/>
      <w:b/>
      <w:color w:val="C00000"/>
      <w:sz w:val="36"/>
      <w:szCs w:val="32"/>
    </w:rPr>
  </w:style>
  <w:style w:type="character" w:customStyle="1" w:styleId="berschrift6Zchn">
    <w:name w:val="Überschrift 6 Zchn"/>
    <w:basedOn w:val="Absatz-Standardschriftart"/>
    <w:link w:val="berschrift6"/>
    <w:uiPriority w:val="9"/>
    <w:semiHidden/>
    <w:rsid w:val="006C2750"/>
    <w:rPr>
      <w:rFonts w:asciiTheme="majorHAnsi" w:eastAsiaTheme="majorEastAsia" w:hAnsiTheme="majorHAnsi" w:cstheme="majorBidi"/>
      <w:color w:val="1F4D78" w:themeColor="accent1" w:themeShade="7F"/>
    </w:rPr>
  </w:style>
  <w:style w:type="paragraph" w:styleId="Textkrper">
    <w:name w:val="Body Text"/>
    <w:basedOn w:val="Standard"/>
    <w:link w:val="TextkrperZchn"/>
    <w:rsid w:val="006C2750"/>
    <w:pPr>
      <w:spacing w:after="140" w:line="288" w:lineRule="auto"/>
    </w:pPr>
  </w:style>
  <w:style w:type="character" w:customStyle="1" w:styleId="TextkrperZchn">
    <w:name w:val="Textkörper Zchn"/>
    <w:basedOn w:val="Absatz-Standardschriftart"/>
    <w:link w:val="Textkrper"/>
    <w:rsid w:val="006C2750"/>
  </w:style>
  <w:style w:type="paragraph" w:styleId="Textkrper-Einzug3">
    <w:name w:val="Body Text Indent 3"/>
    <w:basedOn w:val="Standard"/>
    <w:link w:val="Textkrper-Einzug3Zchn"/>
    <w:uiPriority w:val="99"/>
    <w:semiHidden/>
    <w:unhideWhenUsed/>
    <w:rsid w:val="006C2750"/>
    <w:pPr>
      <w:spacing w:after="120" w:line="276" w:lineRule="auto"/>
      <w:ind w:left="283"/>
    </w:pPr>
    <w:rPr>
      <w:sz w:val="16"/>
      <w:szCs w:val="16"/>
    </w:rPr>
  </w:style>
  <w:style w:type="character" w:customStyle="1" w:styleId="Textkrper-Einzug3Zchn">
    <w:name w:val="Textkörper-Einzug 3 Zchn"/>
    <w:basedOn w:val="Absatz-Standardschriftart"/>
    <w:link w:val="Textkrper-Einzug3"/>
    <w:uiPriority w:val="99"/>
    <w:semiHidden/>
    <w:rsid w:val="006C2750"/>
    <w:rPr>
      <w:sz w:val="16"/>
      <w:szCs w:val="16"/>
    </w:rPr>
  </w:style>
  <w:style w:type="paragraph" w:styleId="Fuzeile">
    <w:name w:val="footer"/>
    <w:basedOn w:val="Standard"/>
    <w:link w:val="FuzeileZchn"/>
    <w:uiPriority w:val="99"/>
    <w:unhideWhenUsed/>
    <w:rsid w:val="006C275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C2750"/>
  </w:style>
  <w:style w:type="character" w:styleId="Kommentarzeichen">
    <w:name w:val="annotation reference"/>
    <w:basedOn w:val="Absatz-Standardschriftart"/>
    <w:semiHidden/>
    <w:unhideWhenUsed/>
    <w:qFormat/>
    <w:rsid w:val="006C2750"/>
    <w:rPr>
      <w:sz w:val="16"/>
      <w:szCs w:val="16"/>
    </w:rPr>
  </w:style>
  <w:style w:type="paragraph" w:styleId="Textkrper2">
    <w:name w:val="Body Text 2"/>
    <w:basedOn w:val="Standard"/>
    <w:link w:val="Textkrper2Zchn"/>
    <w:uiPriority w:val="99"/>
    <w:unhideWhenUsed/>
    <w:rsid w:val="006C2750"/>
    <w:pPr>
      <w:spacing w:after="120" w:line="480" w:lineRule="auto"/>
    </w:pPr>
  </w:style>
  <w:style w:type="character" w:customStyle="1" w:styleId="Textkrper2Zchn">
    <w:name w:val="Textkörper 2 Zchn"/>
    <w:basedOn w:val="Absatz-Standardschriftart"/>
    <w:link w:val="Textkrper2"/>
    <w:uiPriority w:val="99"/>
    <w:rsid w:val="006C2750"/>
  </w:style>
  <w:style w:type="paragraph" w:styleId="Kopfzeile">
    <w:name w:val="header"/>
    <w:basedOn w:val="Standard"/>
    <w:link w:val="KopfzeileZchn"/>
    <w:unhideWhenUsed/>
    <w:rsid w:val="006C2750"/>
    <w:pPr>
      <w:tabs>
        <w:tab w:val="center" w:pos="4536"/>
        <w:tab w:val="right" w:pos="9072"/>
      </w:tabs>
      <w:spacing w:after="0" w:line="240" w:lineRule="auto"/>
    </w:pPr>
  </w:style>
  <w:style w:type="character" w:customStyle="1" w:styleId="KopfzeileZchn">
    <w:name w:val="Kopfzeile Zchn"/>
    <w:basedOn w:val="Absatz-Standardschriftart"/>
    <w:link w:val="Kopfzeile"/>
    <w:rsid w:val="006C2750"/>
  </w:style>
  <w:style w:type="paragraph" w:styleId="Listenabsatz">
    <w:name w:val="List Paragraph"/>
    <w:basedOn w:val="Standard"/>
    <w:uiPriority w:val="34"/>
    <w:qFormat/>
    <w:rsid w:val="006C2750"/>
    <w:pPr>
      <w:spacing w:after="200" w:line="276" w:lineRule="auto"/>
      <w:ind w:left="720"/>
      <w:contextualSpacing/>
    </w:pPr>
  </w:style>
  <w:style w:type="table" w:styleId="Tabellenraster">
    <w:name w:val="Table Grid"/>
    <w:basedOn w:val="NormaleTabelle"/>
    <w:rsid w:val="006C2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mmentarthemaZchn">
    <w:name w:val="Kommentarthema Zchn"/>
    <w:basedOn w:val="KommentartextZchn"/>
    <w:link w:val="Kommentarthema"/>
    <w:qFormat/>
    <w:rsid w:val="006C2750"/>
    <w:rPr>
      <w:b/>
      <w:bCs/>
      <w:sz w:val="20"/>
      <w:szCs w:val="20"/>
    </w:rPr>
  </w:style>
  <w:style w:type="paragraph" w:styleId="Kommentartext">
    <w:name w:val="annotation text"/>
    <w:basedOn w:val="Standard"/>
    <w:link w:val="KommentartextZchn"/>
    <w:semiHidden/>
    <w:unhideWhenUsed/>
    <w:rsid w:val="006C2750"/>
    <w:pPr>
      <w:spacing w:line="240" w:lineRule="auto"/>
    </w:pPr>
    <w:rPr>
      <w:sz w:val="20"/>
      <w:szCs w:val="20"/>
    </w:rPr>
  </w:style>
  <w:style w:type="character" w:customStyle="1" w:styleId="KommentartextZchn">
    <w:name w:val="Kommentartext Zchn"/>
    <w:basedOn w:val="Absatz-Standardschriftart"/>
    <w:link w:val="Kommentartext"/>
    <w:semiHidden/>
    <w:rsid w:val="006C2750"/>
    <w:rPr>
      <w:sz w:val="20"/>
      <w:szCs w:val="20"/>
    </w:rPr>
  </w:style>
  <w:style w:type="paragraph" w:styleId="Kommentarthema">
    <w:name w:val="annotation subject"/>
    <w:basedOn w:val="Kommentartext"/>
    <w:link w:val="KommentarthemaZchn"/>
    <w:unhideWhenUsed/>
    <w:qFormat/>
    <w:rsid w:val="006C2750"/>
    <w:pPr>
      <w:spacing w:after="200"/>
    </w:pPr>
    <w:rPr>
      <w:b/>
      <w:bCs/>
    </w:rPr>
  </w:style>
  <w:style w:type="character" w:customStyle="1" w:styleId="KommentarthemaZchn1">
    <w:name w:val="Kommentarthema Zchn1"/>
    <w:basedOn w:val="KommentartextZchn"/>
    <w:uiPriority w:val="99"/>
    <w:semiHidden/>
    <w:rsid w:val="006C2750"/>
    <w:rPr>
      <w:b/>
      <w:bCs/>
      <w:sz w:val="20"/>
      <w:szCs w:val="20"/>
    </w:rPr>
  </w:style>
  <w:style w:type="character" w:customStyle="1" w:styleId="berschrift2Zchn">
    <w:name w:val="Überschrift 2 Zchn"/>
    <w:basedOn w:val="Absatz-Standardschriftart"/>
    <w:link w:val="berschrift2"/>
    <w:uiPriority w:val="9"/>
    <w:rsid w:val="00DC104C"/>
    <w:rPr>
      <w:rFonts w:asciiTheme="majorHAnsi" w:eastAsiaTheme="majorEastAsia" w:hAnsiTheme="majorHAnsi" w:cstheme="majorBidi"/>
      <w:color w:val="2E74B5" w:themeColor="accent1" w:themeShade="BF"/>
      <w:sz w:val="26"/>
      <w:szCs w:val="26"/>
    </w:rPr>
  </w:style>
  <w:style w:type="paragraph" w:customStyle="1" w:styleId="Muster-berschrift">
    <w:name w:val="Muster - Überschrift"/>
    <w:basedOn w:val="berschrift1"/>
    <w:autoRedefine/>
    <w:qFormat/>
    <w:rsid w:val="006E0B4D"/>
  </w:style>
  <w:style w:type="paragraph" w:customStyle="1" w:styleId="berschrift10">
    <w:name w:val="Überschrift1"/>
    <w:basedOn w:val="Standard"/>
    <w:link w:val="berschrift1Zchn0"/>
    <w:qFormat/>
    <w:rsid w:val="00526FE1"/>
    <w:rPr>
      <w:rFonts w:asciiTheme="minorHAnsi" w:hAnsiTheme="minorHAnsi" w:cs="Arial"/>
      <w:b/>
      <w:sz w:val="28"/>
    </w:rPr>
  </w:style>
  <w:style w:type="paragraph" w:customStyle="1" w:styleId="berschrift20">
    <w:name w:val="Überschrift2"/>
    <w:basedOn w:val="Standard"/>
    <w:link w:val="berschrift2Zchn0"/>
    <w:qFormat/>
    <w:rsid w:val="00526FE1"/>
    <w:rPr>
      <w:rFonts w:asciiTheme="minorHAnsi" w:hAnsiTheme="minorHAnsi" w:cs="Arial"/>
      <w:b/>
    </w:rPr>
  </w:style>
  <w:style w:type="character" w:customStyle="1" w:styleId="berschrift1Zchn0">
    <w:name w:val="Überschrift1 Zchn"/>
    <w:basedOn w:val="Absatz-Standardschriftart"/>
    <w:link w:val="berschrift10"/>
    <w:rsid w:val="00526FE1"/>
    <w:rPr>
      <w:rFonts w:cs="Arial"/>
      <w:b/>
      <w:sz w:val="28"/>
    </w:rPr>
  </w:style>
  <w:style w:type="character" w:customStyle="1" w:styleId="berschrift2Zchn0">
    <w:name w:val="Überschrift2 Zchn"/>
    <w:basedOn w:val="Absatz-Standardschriftart"/>
    <w:link w:val="berschrift20"/>
    <w:rsid w:val="00526FE1"/>
    <w:rPr>
      <w:rFonts w:cs="Arial"/>
      <w:b/>
      <w:sz w:val="24"/>
    </w:rPr>
  </w:style>
  <w:style w:type="paragraph" w:customStyle="1" w:styleId="Muster-Text">
    <w:name w:val="Muster - Text"/>
    <w:basedOn w:val="Standard"/>
    <w:qFormat/>
    <w:rsid w:val="00984CC1"/>
    <w:pPr>
      <w:jc w:val="both"/>
    </w:pPr>
    <w:rPr>
      <w:szCs w:val="20"/>
      <w:lang w:eastAsia="de-DE"/>
    </w:rPr>
  </w:style>
  <w:style w:type="paragraph" w:customStyle="1" w:styleId="Muster-Hinweis">
    <w:name w:val="Muster - Hinweis"/>
    <w:basedOn w:val="Standard"/>
    <w:autoRedefine/>
    <w:qFormat/>
    <w:rsid w:val="00825654"/>
    <w:pPr>
      <w:jc w:val="both"/>
    </w:pPr>
    <w:rPr>
      <w:rFonts w:cs="Calibri"/>
      <w:i/>
      <w:iCs/>
    </w:rPr>
  </w:style>
  <w:style w:type="paragraph" w:customStyle="1" w:styleId="Muster-Nummerierung1">
    <w:name w:val="Muster - Nummerierung 1"/>
    <w:basedOn w:val="Muster-Text"/>
    <w:autoRedefine/>
    <w:qFormat/>
    <w:rsid w:val="00C61ABD"/>
    <w:pPr>
      <w:numPr>
        <w:numId w:val="27"/>
      </w:numPr>
      <w:tabs>
        <w:tab w:val="left" w:pos="567"/>
      </w:tabs>
    </w:pPr>
    <w:rPr>
      <w:rFonts w:asciiTheme="minorHAnsi" w:hAnsiTheme="minorHAnsi" w:cstheme="minorHAnsi"/>
      <w:b/>
      <w:bCs/>
      <w:sz w:val="30"/>
      <w:szCs w:val="30"/>
    </w:rPr>
  </w:style>
  <w:style w:type="paragraph" w:customStyle="1" w:styleId="Muster-Nummerierung2">
    <w:name w:val="Muster - Nummerierung 2"/>
    <w:basedOn w:val="Textkrper"/>
    <w:qFormat/>
    <w:rsid w:val="00663021"/>
    <w:pPr>
      <w:numPr>
        <w:numId w:val="28"/>
      </w:numPr>
      <w:tabs>
        <w:tab w:val="left" w:pos="567"/>
      </w:tabs>
      <w:spacing w:before="80" w:after="160" w:line="300" w:lineRule="exact"/>
      <w:jc w:val="both"/>
    </w:pPr>
    <w:rPr>
      <w:b/>
      <w:szCs w:val="24"/>
    </w:rPr>
  </w:style>
  <w:style w:type="paragraph" w:customStyle="1" w:styleId="Muster-Aufzhlung">
    <w:name w:val="Muster - Aufzählung"/>
    <w:basedOn w:val="Textkrper"/>
    <w:autoRedefine/>
    <w:qFormat/>
    <w:rsid w:val="001F1C8F"/>
    <w:pPr>
      <w:numPr>
        <w:numId w:val="1"/>
      </w:numPr>
      <w:tabs>
        <w:tab w:val="clear" w:pos="928"/>
        <w:tab w:val="num" w:pos="1134"/>
      </w:tabs>
      <w:autoSpaceDE w:val="0"/>
      <w:autoSpaceDN w:val="0"/>
      <w:spacing w:after="160" w:line="259" w:lineRule="auto"/>
      <w:ind w:left="1134" w:hanging="567"/>
      <w:jc w:val="both"/>
    </w:pPr>
  </w:style>
  <w:style w:type="paragraph" w:customStyle="1" w:styleId="Muster-Aufzhlung2">
    <w:name w:val="Muster - Aufzählung2"/>
    <w:basedOn w:val="Textkrper"/>
    <w:autoRedefine/>
    <w:qFormat/>
    <w:rsid w:val="00C92C2E"/>
    <w:pPr>
      <w:numPr>
        <w:ilvl w:val="1"/>
        <w:numId w:val="12"/>
      </w:numPr>
      <w:tabs>
        <w:tab w:val="clear" w:pos="1440"/>
        <w:tab w:val="num" w:pos="851"/>
      </w:tabs>
      <w:autoSpaceDE w:val="0"/>
      <w:autoSpaceDN w:val="0"/>
      <w:spacing w:after="160" w:line="259" w:lineRule="auto"/>
      <w:ind w:left="1434" w:hanging="357"/>
      <w:jc w:val="both"/>
    </w:pPr>
  </w:style>
  <w:style w:type="paragraph" w:customStyle="1" w:styleId="Muster-AufzhlungBuchstaben">
    <w:name w:val="Muster - Aufzählung Buchstaben"/>
    <w:basedOn w:val="Listenabsatz"/>
    <w:qFormat/>
    <w:rsid w:val="00C92C2E"/>
    <w:pPr>
      <w:numPr>
        <w:numId w:val="22"/>
      </w:numPr>
      <w:tabs>
        <w:tab w:val="left" w:pos="993"/>
      </w:tabs>
      <w:spacing w:after="0"/>
      <w:jc w:val="both"/>
    </w:pPr>
    <w:rPr>
      <w:bCs/>
    </w:rPr>
  </w:style>
  <w:style w:type="paragraph" w:customStyle="1" w:styleId="Muster-Aufzhlung3">
    <w:name w:val="Muster - Aufzählung3"/>
    <w:basedOn w:val="Listenabsatz"/>
    <w:qFormat/>
    <w:rsid w:val="00BB7705"/>
    <w:pPr>
      <w:numPr>
        <w:numId w:val="23"/>
      </w:numPr>
      <w:jc w:val="both"/>
    </w:pPr>
    <w:rPr>
      <w:rFonts w:eastAsia="Times New Roman" w:cs="Calibri"/>
    </w:rPr>
  </w:style>
  <w:style w:type="character" w:customStyle="1" w:styleId="FunotentextZchn">
    <w:name w:val="Fußnotentext Zchn"/>
    <w:basedOn w:val="Absatz-Standardschriftart"/>
    <w:link w:val="Funotentext"/>
    <w:uiPriority w:val="99"/>
    <w:semiHidden/>
    <w:rsid w:val="00F17D06"/>
    <w:rPr>
      <w:sz w:val="20"/>
      <w:szCs w:val="20"/>
    </w:rPr>
  </w:style>
  <w:style w:type="paragraph" w:styleId="Funotentext">
    <w:name w:val="footnote text"/>
    <w:basedOn w:val="Standard"/>
    <w:link w:val="FunotentextZchn"/>
    <w:uiPriority w:val="99"/>
    <w:semiHidden/>
    <w:unhideWhenUsed/>
    <w:rsid w:val="00F17D06"/>
    <w:pPr>
      <w:spacing w:after="0" w:line="240" w:lineRule="auto"/>
    </w:pPr>
    <w:rPr>
      <w:rFonts w:asciiTheme="minorHAnsi" w:hAnsiTheme="minorHAnsi"/>
      <w:sz w:val="20"/>
      <w:szCs w:val="20"/>
    </w:rPr>
  </w:style>
  <w:style w:type="character" w:customStyle="1" w:styleId="FunotentextZchn1">
    <w:name w:val="Fußnotentext Zchn1"/>
    <w:basedOn w:val="Absatz-Standardschriftart"/>
    <w:uiPriority w:val="99"/>
    <w:semiHidden/>
    <w:rsid w:val="00F17D06"/>
    <w:rPr>
      <w:rFonts w:ascii="Calibri" w:hAnsi="Calibri"/>
      <w:sz w:val="20"/>
      <w:szCs w:val="20"/>
    </w:rPr>
  </w:style>
  <w:style w:type="character" w:styleId="Funotenzeichen">
    <w:name w:val="footnote reference"/>
    <w:basedOn w:val="Absatz-Standardschriftart"/>
    <w:uiPriority w:val="99"/>
    <w:semiHidden/>
    <w:unhideWhenUsed/>
    <w:rsid w:val="0058759F"/>
    <w:rPr>
      <w:vertAlign w:val="superscript"/>
    </w:rPr>
  </w:style>
  <w:style w:type="paragraph" w:customStyle="1" w:styleId="08CopyohneEinzug">
    <w:name w:val="08_Copy_ohne_Einzug"/>
    <w:basedOn w:val="Standard"/>
    <w:uiPriority w:val="99"/>
    <w:rsid w:val="005643F8"/>
    <w:pPr>
      <w:tabs>
        <w:tab w:val="left" w:pos="340"/>
      </w:tabs>
      <w:autoSpaceDE w:val="0"/>
      <w:autoSpaceDN w:val="0"/>
      <w:adjustRightInd w:val="0"/>
      <w:spacing w:after="0" w:line="320" w:lineRule="atLeast"/>
      <w:jc w:val="both"/>
      <w:textAlignment w:val="center"/>
    </w:pPr>
    <w:rPr>
      <w:rFonts w:ascii="ITC Officina Sans Std Book" w:hAnsi="ITC Officina Sans Std Book" w:cs="ITC Officina Sans Std Book"/>
      <w:color w:val="000000"/>
      <w:sz w:val="22"/>
    </w:rPr>
  </w:style>
  <w:style w:type="paragraph" w:styleId="Sprechblasentext">
    <w:name w:val="Balloon Text"/>
    <w:basedOn w:val="Standard"/>
    <w:link w:val="SprechblasentextZchn"/>
    <w:uiPriority w:val="99"/>
    <w:semiHidden/>
    <w:unhideWhenUsed/>
    <w:rsid w:val="00A71BA0"/>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71BA0"/>
    <w:rPr>
      <w:rFonts w:ascii="Segoe UI" w:hAnsi="Segoe UI" w:cs="Segoe UI"/>
      <w:sz w:val="18"/>
      <w:szCs w:val="18"/>
    </w:rPr>
  </w:style>
  <w:style w:type="paragraph" w:styleId="berarbeitung">
    <w:name w:val="Revision"/>
    <w:hidden/>
    <w:uiPriority w:val="99"/>
    <w:semiHidden/>
    <w:rsid w:val="00840FE7"/>
    <w:pPr>
      <w:spacing w:after="0" w:line="240" w:lineRule="auto"/>
    </w:pPr>
    <w:rPr>
      <w:rFonts w:ascii="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267966">
      <w:bodyDiv w:val="1"/>
      <w:marLeft w:val="0"/>
      <w:marRight w:val="0"/>
      <w:marTop w:val="0"/>
      <w:marBottom w:val="0"/>
      <w:divBdr>
        <w:top w:val="none" w:sz="0" w:space="0" w:color="auto"/>
        <w:left w:val="none" w:sz="0" w:space="0" w:color="auto"/>
        <w:bottom w:val="none" w:sz="0" w:space="0" w:color="auto"/>
        <w:right w:val="none" w:sz="0" w:space="0" w:color="auto"/>
      </w:divBdr>
    </w:div>
    <w:div w:id="602154078">
      <w:bodyDiv w:val="1"/>
      <w:marLeft w:val="0"/>
      <w:marRight w:val="0"/>
      <w:marTop w:val="0"/>
      <w:marBottom w:val="0"/>
      <w:divBdr>
        <w:top w:val="none" w:sz="0" w:space="0" w:color="auto"/>
        <w:left w:val="none" w:sz="0" w:space="0" w:color="auto"/>
        <w:bottom w:val="none" w:sz="0" w:space="0" w:color="auto"/>
        <w:right w:val="none" w:sz="0" w:space="0" w:color="auto"/>
      </w:divBdr>
    </w:div>
    <w:div w:id="922688862">
      <w:bodyDiv w:val="1"/>
      <w:marLeft w:val="0"/>
      <w:marRight w:val="0"/>
      <w:marTop w:val="0"/>
      <w:marBottom w:val="0"/>
      <w:divBdr>
        <w:top w:val="none" w:sz="0" w:space="0" w:color="auto"/>
        <w:left w:val="none" w:sz="0" w:space="0" w:color="auto"/>
        <w:bottom w:val="none" w:sz="0" w:space="0" w:color="auto"/>
        <w:right w:val="none" w:sz="0" w:space="0" w:color="auto"/>
      </w:divBdr>
    </w:div>
    <w:div w:id="1517305472">
      <w:bodyDiv w:val="1"/>
      <w:marLeft w:val="0"/>
      <w:marRight w:val="0"/>
      <w:marTop w:val="0"/>
      <w:marBottom w:val="0"/>
      <w:divBdr>
        <w:top w:val="none" w:sz="0" w:space="0" w:color="auto"/>
        <w:left w:val="none" w:sz="0" w:space="0" w:color="auto"/>
        <w:bottom w:val="none" w:sz="0" w:space="0" w:color="auto"/>
        <w:right w:val="none" w:sz="0" w:space="0" w:color="auto"/>
      </w:divBdr>
    </w:div>
    <w:div w:id="189978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42FC5-793C-49EF-974D-084D7BE2F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3367</Words>
  <Characters>21215</Characters>
  <Application>Microsoft Office Word</Application>
  <DocSecurity>0</DocSecurity>
  <Lines>176</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Roller</dc:creator>
  <cp:keywords/>
  <dc:description/>
  <cp:lastModifiedBy>Sebastian Spuhler</cp:lastModifiedBy>
  <cp:revision>2</cp:revision>
  <dcterms:created xsi:type="dcterms:W3CDTF">2026-06-30T12:27:00Z</dcterms:created>
  <dcterms:modified xsi:type="dcterms:W3CDTF">2026-06-30T12:27:00Z</dcterms:modified>
</cp:coreProperties>
</file>